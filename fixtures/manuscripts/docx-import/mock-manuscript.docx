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sz w:val="52"/>
        </w:rPr>
        <w:t>THE LANTERNS OF HOLLOW REACH</w:t>
      </w:r>
    </w:p>
    <w:p>
      <w:pPr>
        <w:jc w:val="center"/>
      </w:pPr>
      <w:r>
        <w:rPr>
          <w:i/>
          <w:sz w:val="28"/>
        </w:rPr>
        <w:t>A Novel</w:t>
      </w:r>
    </w:p>
    <w:p/>
    <w:p/>
    <w:p>
      <w:pPr>
        <w:jc w:val="center"/>
      </w:pPr>
      <w:r>
        <w:rPr>
          <w:sz w:val="32"/>
        </w:rPr>
        <w:t>Rowan Ashby Vale</w:t>
      </w:r>
    </w:p>
    <w:p>
      <w:r>
        <w:br w:type="page"/>
      </w:r>
    </w:p>
    <w:p>
      <w:r>
        <w:rPr>
          <w:sz w:val="20"/>
        </w:rPr>
        <w:t>Copyright © 2026 by Rowan Ashby Vale</w:t>
      </w:r>
    </w:p>
    <w:p>
      <w:r>
        <w:rPr>
          <w:sz w:val="20"/>
        </w:rPr>
        <w:t>All rights reserved. No part of this book may be reproduced in any form without written permission from the author.</w:t>
      </w:r>
    </w:p>
    <w:p>
      <w:r>
        <w:rPr>
          <w:sz w:val="20"/>
        </w:rPr>
        <w:t>This is a work of fiction. Names, characters, places, and incidents are products of the author’s imagination.</w:t>
      </w:r>
    </w:p>
    <w:p>
      <w:r>
        <w:rPr>
          <w:sz w:val="20"/>
        </w:rPr>
        <w:t>First Edition</w:t>
      </w:r>
    </w:p>
    <w:p>
      <w:r>
        <w:br w:type="page"/>
      </w:r>
    </w:p>
    <w:p/>
    <w:p/>
    <w:p/>
    <w:p/>
    <w:p/>
    <w:p/>
    <w:p/>
    <w:p/>
    <w:p>
      <w:pPr>
        <w:jc w:val="center"/>
      </w:pPr>
      <w:r>
        <w:rPr>
          <w:i/>
        </w:rPr>
        <w:t>For the ones who kept the lamps lit.</w:t>
      </w:r>
    </w:p>
    <w:p>
      <w:r>
        <w:br w:type="page"/>
      </w:r>
    </w:p>
    <w:p/>
    <w:p/>
    <w:p/>
    <w:p/>
    <w:p/>
    <w:p/>
    <w:p>
      <w:pPr>
        <w:jc w:val="center"/>
      </w:pPr>
      <w:r>
        <w:rPr>
          <w:i/>
        </w:rPr>
        <w:t>“A harbor is only a promise the sea has not yet broken.”</w:t>
      </w:r>
    </w:p>
    <w:p>
      <w:pPr>
        <w:jc w:val="center"/>
      </w:pPr>
      <w:r>
        <w:rPr>
          <w:sz w:val="20"/>
        </w:rPr>
        <w:t>— from the logbook of the Reach Light, author unknown</w:t>
      </w:r>
    </w:p>
    <w:p>
      <w:r>
        <w:br w:type="page"/>
      </w:r>
    </w:p>
    <w:p>
      <w:pPr>
        <w:jc w:val="center"/>
      </w:pPr>
      <w:r>
        <w:rPr>
          <w:b/>
          <w:sz w:val="32"/>
        </w:rPr>
        <w:t>Contents</w:t>
      </w:r>
    </w:p>
    <w:p>
      <w:r>
        <w:rPr>
          <w:b/>
        </w:rPr>
        <w:t>Part One: The Bell That Stopped</w:t>
      </w:r>
    </w:p>
    <w:p>
      <w:r>
        <w:rPr/>
        <w:tab/>
        <w:t>Chapter 1: Low Tide</w:t>
        <w:tab/>
      </w:r>
    </w:p>
    <w:p>
      <w:r>
        <w:rPr/>
        <w:tab/>
        <w:t>Chapter 2</w:t>
        <w:tab/>
      </w:r>
    </w:p>
    <w:p>
      <w:r>
        <w:rPr/>
        <w:tab/>
        <w:t>CHAPTER THREE</w:t>
        <w:tab/>
      </w:r>
    </w:p>
    <w:p>
      <w:r>
        <w:rPr/>
        <w:tab/>
        <w:t>Chapter 4: The Ledger</w:t>
        <w:tab/>
      </w:r>
    </w:p>
    <w:p>
      <w:r>
        <w:rPr>
          <w:b/>
        </w:rPr>
        <w:t>Part Two: Salt and Lamplight</w:t>
      </w:r>
    </w:p>
    <w:p>
      <w:r>
        <w:rPr/>
        <w:tab/>
        <w:t>Chapter 5</w:t>
        <w:tab/>
      </w:r>
    </w:p>
    <w:p>
      <w:r>
        <w:rPr/>
        <w:tab/>
        <w:t>CHAPTER SIX</w:t>
        <w:tab/>
      </w:r>
    </w:p>
    <w:p>
      <w:r>
        <w:rPr/>
        <w:tab/>
        <w:t>Chapter 7</w:t>
        <w:tab/>
      </w:r>
    </w:p>
    <w:p>
      <w:r>
        <w:rPr/>
        <w:tab/>
        <w:t>CHAPTER EIGHT</w:t>
        <w:tab/>
      </w:r>
    </w:p>
    <w:p>
      <w:r>
        <w:rPr>
          <w:b/>
        </w:rPr>
        <w:t>Part Three: The Twelfth Boat</w:t>
      </w:r>
    </w:p>
    <w:p>
      <w:r>
        <w:rPr/>
        <w:tab/>
        <w:t>Chapter 9: Blue Flame</w:t>
        <w:tab/>
      </w:r>
    </w:p>
    <w:p>
      <w:r>
        <w:rPr/>
        <w:tab/>
        <w:t>CHAPTER TEN</w:t>
        <w:tab/>
      </w:r>
    </w:p>
    <w:p>
      <w:r>
        <w:rPr/>
        <w:tab/>
        <w:t>Chapter 11</w:t>
        <w:tab/>
      </w:r>
    </w:p>
    <w:p>
      <w:r>
        <w:rPr/>
        <w:tab/>
        <w:t>Chapter 12: Morning, Finally</w:t>
        <w:tab/>
      </w:r>
    </w:p>
    <w:p>
      <w:r>
        <w:rPr/>
        <w:t>Acknowledgments</w:t>
      </w:r>
    </w:p>
    <w:p>
      <w:pPr>
        <w:sectPr>
          <w:pgSz w:w="12240" w:h="15840"/>
          <w:pgMar w:top="1440" w:right="1800" w:bottom="1440" w:left="1800" w:header="720" w:footer="720" w:gutter="0"/>
          <w:cols w:space="720"/>
          <w:docGrid w:linePitch="360"/>
        </w:sectPr>
      </w:pPr>
    </w:p>
    <w:p/>
    <w:p/>
    <w:p/>
    <w:p/>
    <w:p/>
    <w:p>
      <w:pPr>
        <w:jc w:val="center"/>
      </w:pPr>
      <w:r>
        <w:rPr>
          <w:rFonts w:ascii="Cambria" w:hAnsi="Cambria"/>
          <w:b/>
          <w:sz w:val="40"/>
        </w:rPr>
        <w:t>Part One: The Bell That Stopped</w:t>
      </w:r>
    </w:p>
    <w:p>
      <w:r>
        <w:br w:type="page"/>
      </w:r>
    </w:p>
    <w:p>
      <w:pPr>
        <w:pStyle w:val="Heading1"/>
      </w:pPr>
      <w:r>
        <w:t>Chapter 1: Low Tide</w:t>
      </w:r>
    </w:p>
    <w:p/>
    <w:p/>
    <w:p>
      <w:r>
        <w:rPr/>
        <w:tab/>
        <w:t>The wind came off the water smelling of rope and iron, and Maren let it push the hair back from her face. There was a ledger on the table, its pages swollen with damp, and the last entry was written in a hand that shook. The wind came off the water smelling of rope and iron, and Cass let it push the hair back from her face. The wind came off the water smelling of rope and iron, and Maren let it push the hair back from her face. It was the sort of silence that has edges, and she walked carefully around it. Nobody in Hollow Reach said the word aloud, but everyone had been thinking it since the bell stopped ringing.</w:t>
      </w:r>
    </w:p>
    <w:p>
      <w:r>
        <w:rPr/>
        <w:t xml:space="preserve">     There was a ledger on the table, its pages swollen with damp, and the last entry was written in a hand that shook. The wind came off the water smelling of rope and iron, and Cass let it push the hair back from her face. The lamp at the salt marsh burned blue for a moment—only a moment—and then remembered itself.</w:t>
      </w:r>
    </w:p>
    <w:p>
      <w:r>
        <w:rPr>
          <w:rFonts w:ascii="Georgia" w:hAnsi="Georgia"/>
        </w:rPr>
        <w:t>Smoke rose from the cannery chimney even though the cannery had been shut for nine years. It was the sort of silence that has edges, and she walked carefully around it. There was a ledger on the table, its pages swollen with damp, and the last entry was written in a hand that shook.</w:t>
      </w:r>
    </w:p>
    <w:p>
      <w:r>
        <w:rPr/>
        <w:t xml:space="preserve">There was a ledger on the table, its pages swollen with damp, and the last entry was written in a hand that shook. </w:t>
      </w:r>
      <w:r>
        <w:rPr>
          <w:i/>
        </w:rPr>
        <w:t>Don’t turn around, she told herself. Not yet.</w:t>
      </w:r>
      <w:r>
        <w:t xml:space="preserve"> Cass wrote the date on her wrist in ink, because paper in this town had a habit of going missing. “You’re late,” said Old Fenwick, though nobody had told her when to expect anyone.</w:t>
      </w:r>
    </w:p>
    <w:p>
      <w:r>
        <w:rPr/>
        <w:t>Old Fenwick counted the boats again. Eleven. There should have been twelve. The wind came off the water smelling of rope and iron, and Maren let it push the hair back from her face.</w:t>
      </w:r>
      <w:r>
        <w:br/>
      </w:r>
      <w:r>
        <w:t>“You’re late,” said Ida, though nobody had told her when to expect anyone. "I know what I saw," Cass said. "I'm not asking you to believe it. I'm asking you to come."</w:t>
      </w:r>
    </w:p>
    <w:p>
      <w:pPr>
        <w:ind w:firstLine="432"/>
      </w:pPr>
      <w:r>
        <w:rPr/>
        <w:t>Nobody in Hollow Reach said the word aloud, but everyone had been thinking it since the bell stopped ringing. Maren wrote the date on her wrist in ink, because paper in this town had a habit of going missing. Rain began, thin and sideways, the kind that finds the gap in every collar. By noon the tide had gone so far out that the old pilings stood up like the ribs of something sleeping. The lamp at the ferry landing burned blue for a moment—only a moment—and then remembered itself. By noon the tide had gone so far out that the old pilings stood up like the ribs of something sleeping.</w:t>
      </w:r>
    </w:p>
    <w:p>
      <w:pPr>
        <w:ind w:firstLine="432"/>
      </w:pPr>
      <w:r>
        <w:rPr/>
        <w:t>Maren wrote the date on her wrist in ink, because paper in this town had a habit of going missing. Rain began, thin and sideways, the kind that finds the gap in every collar. He said it the way people say the weather is turning -- as if it were a fact that could not be helped.</w:t>
      </w:r>
    </w:p>
    <w:p>
      <w:r>
        <w:rPr/>
        <w:tab/>
        <w:t>Nobody in Hollow Reach said the word aloud, but everyone had been thinking it since the bell stopped ringing. The lamp at the lighthouse stair burned blue for a moment—only a moment—and then remembered itself. Old Fenwick counted the boats again. Eleven. There should have been twelve. She remembered her mother's hands folding nets, the quick knots, the way the twine bit and was forgiven. The lamp at the salt marsh burned blue for a moment—only a moment—and then remembered itself. Nobody in Hollow Reach said the word aloud, but everyone had been thinking it since the bell stopped ringing.</w:t>
      </w:r>
    </w:p>
    <w:p>
      <w:r>
        <w:rPr/>
        <w:t xml:space="preserve">     He said it the way people say the weather is turning -- as if it were a fact that could not be helped. Gulls argued over something pale at the edge of the lighthouse stair, and she decided not to look closer. Tobias walked to the cannery loft before the light had properly decided to arrive. Smoke rose from the cannery chimney even though the cannery had been shut for nine years.</w:t>
      </w:r>
    </w:p>
    <w:p>
      <w:r>
        <w:rPr>
          <w:rFonts w:ascii="Times New Roman" w:hAnsi="Times New Roman"/>
        </w:rPr>
        <w:t>Cass counted the boats again. Eleven. There should have been twelve. The wind came off the water smelling of rope and iron, and Old Fenwick let it push the hair back from her face. Smoke rose from the cannery chimney even though the cannery had been shut for nine years. The lamp at the ferry landing burned blue for a moment—only a moment—and then remembered itself. Old Fenwick wrote the date on her wrist in ink, because paper in this town had a habit of going missing.</w:t>
      </w:r>
    </w:p>
    <w:p>
      <w:r>
        <w:rPr/>
        <w:t>***</w:t>
      </w:r>
    </w:p>
    <w:p>
      <w:r>
        <w:rPr/>
        <w:tab/>
        <w:t>By noon the tide had gone so far out that the old pilings stood up like the ribs of something sleeping. “You’re late,” said Cass, though nobody had told her when to expect anyone. There was a ledger on the table, its pages swollen with damp, and the last entry was written in a hand that shook. Cass counted the boats again. Eleven. There should have been twelve.</w:t>
      </w:r>
    </w:p>
    <w:p>
      <w:r>
        <w:rPr/>
        <w:t xml:space="preserve">     Maren walked to the salt marsh before the light had properly decided to arrive. The lamp at the tide pools burned blue for a moment—only a moment—and then remembered itself. She remembered her mother's hands folding nets, the quick knots, the way the twine bit and was forgiven. "I know what I saw," Old Fenwick said. "I'm not asking you to believe it. I'm asking you to come." There was a ledger on the table, its pages swollen with damp, and the last entry was written in a hand that shook.</w:t>
      </w:r>
    </w:p>
    <w:p>
      <w:r>
        <w:rPr>
          <w:rFonts w:ascii="Georgia" w:hAnsi="Georgia"/>
        </w:rPr>
        <w:t>Ida wrote the date on her wrist in ink, because paper in this town had a habit of going missing. Maren counted the boats again. Eleven. There should have been twelve. “You’re late,” said Ida, though nobody had told her when to expect anyone. Gulls argued over something pale at the edge of the ferry landing, and she decided not to look closer. The kettle ticked as it cooled. Somewhere below, a door opened and did not close. Cass counted the boats again. Eleven. There should have been twelve.</w:t>
      </w:r>
    </w:p>
    <w:p>
      <w:r>
        <w:rPr/>
        <w:t xml:space="preserve">Nobody in Hollow Reach said the word aloud, but everyone had been thinking it since the bell stopped ringing. </w:t>
      </w:r>
      <w:r>
        <w:rPr>
          <w:i/>
        </w:rPr>
        <w:t>Don’t turn around, she told herself. Not yet.</w:t>
      </w:r>
      <w:r>
        <w:t xml:space="preserve"> He said it the way people say the weather is turning -- as if it were a fact that could not be helped. He said it the way people say the weather is turning -- as if it were a fact that could not be helped.</w:t>
      </w:r>
    </w:p>
    <w:p>
      <w:r>
        <w:rPr/>
        <w:t>“You’re late,” said Tobias, though nobody had told her when to expect anyone. Old Fenwick walked to the tide pools before the light had properly decided to arrive.</w:t>
      </w:r>
      <w:r>
        <w:br/>
      </w:r>
      <w:r>
        <w:t>"I know what I saw," Maren said. "I'm not asking you to believe it. I'm asking you to come." There was a ledger on the table, its pages swollen with damp, and the last entry was written in a hand that shook.</w:t>
      </w:r>
    </w:p>
    <w:p>
      <w:pPr>
        <w:ind w:firstLine="432"/>
      </w:pPr>
      <w:r>
        <w:rPr/>
        <w:t>Tobias wrote the date on her wrist in ink, because paper in this town had a habit of going missing. “You’re late,” said Maren, though nobody had told her when to expect anyone. The lamp at the cannery loft burned blue for a moment—only a moment—and then remembered itself. Nobody in Hollow Reach said the word aloud, but everyone had been thinking it since the bell stopped ringing.</w:t>
      </w:r>
    </w:p>
    <w:p>
      <w:pPr>
        <w:ind w:firstLine="432"/>
      </w:pPr>
      <w:r>
        <w:rPr/>
        <w:t>Tobias walked to the orchard wall before the light had properly decided to arrive. By noon the tide had gone so far out that the old pilings stood up like the ribs of something sleeping. Ida wrote the date on her wrist in ink, because paper in this town had a habit of going missing. Smoke rose from the cannery chimney even though the cannery had been shut for nine years.</w:t>
      </w:r>
    </w:p>
    <w:p>
      <w:r>
        <w:rPr/>
        <w:tab/>
        <w:t>Maren walked to the orchard wall before the light had properly decided to arrive. Old Fenwick counted the boats again. Eleven. There should have been twelve. The kettle ticked as it cooled. Somewhere below, a door opened and did not close.</w:t>
      </w:r>
    </w:p>
    <w:p>
      <w:r>
        <w:rPr/>
        <w:t xml:space="preserve">     Rain began, thin and sideways, the kind that finds the gap in every collar. “You’re late,” said Ida, though nobody had told her when to expect anyone. It was the sort of silence that has edges, and she walked carefully around it. "I know what I saw," Old Fenwick said. "I'm not asking you to believe it. I'm asking you to come."</w:t>
      </w:r>
    </w:p>
    <w:p>
      <w:pPr>
        <w:jc w:val="center"/>
      </w:pPr>
      <w:r>
        <w:rPr/>
        <w:t>#</w:t>
      </w:r>
    </w:p>
    <w:p>
      <w:r>
        <w:rPr/>
        <w:tab/>
        <w:t>Smoke rose from the cannery chimney even though the cannery had been shut for nine years. The map was wrong in three places, and each wrong place was marked with a small, careful star. Gulls argued over something pale at the edge of the ferry landing, and she decided not to look closer. Tobias counted the boats again. Eleven. There should have been twelve.</w:t>
      </w:r>
    </w:p>
    <w:p>
      <w:r>
        <w:rPr/>
        <w:t xml:space="preserve">     There was a ledger on the table, its pages swollen with damp, and the last entry was written in a hand that shook. “You’re late,” said Cass, though nobody had told her when to expect anyone. Smoke rose from the cannery chimney even though the cannery had been shut for nine years. Smoke rose from the cannery chimney even though the cannery had been shut for nine years. The kettle ticked as it cooled. Somewhere below, a door opened and did not close. There was a ledger on the table, its pages swollen with damp, and the last entry was written in a hand that shook.</w:t>
      </w:r>
    </w:p>
    <w:p>
      <w:r>
        <w:rPr>
          <w:rFonts w:ascii="Georgia" w:hAnsi="Georgia"/>
        </w:rPr>
        <w:t>Nobody in Hollow Reach said the word aloud, but everyone had been thinking it since the bell stopped ringing. The map was wrong in three places, and each wrong place was marked with a small, careful star. The kettle ticked as it cooled. Somewhere below, a door opened and did not close.</w:t>
      </w:r>
    </w:p>
    <w:p>
      <w:r>
        <w:rPr/>
        <w:t xml:space="preserve">The map was wrong in three places, and each wrong place was marked with a small, careful star. </w:t>
      </w:r>
      <w:r>
        <w:rPr>
          <w:i/>
        </w:rPr>
        <w:t>Don’t turn around, she told herself. Not yet.</w:t>
      </w:r>
      <w:r>
        <w:t xml:space="preserve"> The kettle ticked as it cooled. Somewhere below, a door opened and did not close. Ida counted the boats again. Eleven. There should have been twelve.</w:t>
      </w:r>
    </w:p>
    <w:p>
      <w:r>
        <w:rPr/>
        <w:t>"I know what I saw," Ida said. "I'm not asking you to believe it. I'm asking you to come." "I know what I saw," Maren said. "I'm not asking you to believe it. I'm asking you to come."</w:t>
      </w:r>
      <w:r>
        <w:br/>
      </w:r>
      <w:r>
        <w:t>Smoke rose from the cannery chimney even though the cannery had been shut for nine years. Old Fenwick walked to the lighthouse stair before the light had properly decided to arrive.</w:t>
      </w:r>
    </w:p>
    <w:p>
      <w:pPr>
        <w:ind w:firstLine="432"/>
      </w:pPr>
      <w:r>
        <w:rPr/>
        <w:t>The map was wrong in three places, and each wrong place was marked with a small, careful star. He said it the way people say the weather is turning -- as if it were a fact that could not be helped. She remembered her mother's hands folding nets, the quick knots, the way the twine bit and was forgiven. Gulls argued over something pale at the edge of the salt marsh, and she decided not to look closer. It was the sort of silence that has edges, and she walked carefully around it.</w:t>
      </w:r>
    </w:p>
    <w:p>
      <w:pPr>
        <w:ind w:firstLine="432"/>
      </w:pPr>
      <w:r>
        <w:rPr/>
        <w:t>Smoke rose from the cannery chimney even though the cannery had been shut for nine years. Ida wrote the date on her wrist in ink, because paper in this town had a habit of going missing. She remembered her mother's hands folding nets, the quick knots, the way the twine bit and was forgiven. Gulls argued over something pale at the edge of the ferry landing, and she decided not to look closer.</w:t>
      </w:r>
    </w:p>
    <w:p>
      <w:r>
        <w:rPr/>
        <w:tab/>
        <w:t>Maren walked to the lighthouse stair before the light had properly decided to arrive. Nobody in Hollow Reach said the word aloud, but everyone had been thinking it since the bell stopped ringing. Nobody in Hollow Reach said the word aloud, but everyone had been thinking it since the bell stopped ringing. By noon the tide had gone so far out that the old pilings stood up like the ribs of something sleeping. Smoke rose from the cannery chimney even though the cannery had been shut for nine years.</w:t>
      </w:r>
    </w:p>
    <w:p>
      <w:r>
        <w:rPr/>
        <w:t xml:space="preserve">     The wind came off the water smelling of rope and iron, and Cass let it push the hair back from her face. He said it the way people say the weather is turning -- as if it were a fact that could not be helped. She remembered her mother's hands folding nets, the quick knots, the way the twine bit and was forgiven. The kettle ticked as it cooled. Somewhere below, a door opened and did not close.</w:t>
      </w:r>
    </w:p>
    <w:p>
      <w:r>
        <w:rPr>
          <w:rFonts w:ascii="Georgia" w:hAnsi="Georgia"/>
        </w:rPr>
        <w:t>The map was wrong in three places, and each wrong place was marked with a small, careful star. By noon the tide had gone so far out that the old pilings stood up like the ribs of something sleeping. Gulls argued over something pale at the edge of the lighthouse stair, and she decided not to look closer. Ida walked to the ferry landing before the light had properly decided to arrive. Maren walked to the tide pools before the light had properly decided to arrive.</w:t>
      </w:r>
    </w:p>
    <w:p>
      <w:r>
        <w:rPr/>
        <w:t xml:space="preserve">The map was wrong in three places, and each wrong place was marked with a small, careful star. </w:t>
      </w:r>
      <w:r>
        <w:rPr>
          <w:i/>
        </w:rPr>
        <w:t>Don’t turn around, she told herself. Not yet.</w:t>
      </w:r>
      <w:r>
        <w:t xml:space="preserve"> The kettle ticked as it cooled. Somewhere below, a door opened and did not close. The kettle ticked as it cooled. Somewhere below, a door opened and did not close.</w:t>
      </w:r>
    </w:p>
    <w:p>
      <w:r>
        <w:rPr/>
        <w:t>Rain began, thin and sideways, the kind that finds the gap in every collar. Gulls argued over something pale at the edge of the lighthouse stair, and she decided not to look closer.</w:t>
      </w:r>
      <w:r>
        <w:br/>
      </w:r>
      <w:r>
        <w:t>By noon the tide had gone so far out that the old pilings stood up like the ribs of something sleeping. "I know what I saw," Ida said. "I'm not asking you to believe it. I'm asking you to come."</w:t>
      </w:r>
    </w:p>
    <w:p>
      <w:r>
        <w:br w:type="page"/>
      </w:r>
    </w:p>
    <w:p>
      <w:pPr>
        <w:jc w:val="center"/>
      </w:pPr>
      <w:r>
        <w:rPr>
          <w:b/>
          <w:sz w:val="36"/>
        </w:rPr>
        <w:t>Chapter 2</w:t>
      </w:r>
    </w:p>
    <w:p/>
    <w:p/>
    <w:p>
      <w:r>
        <w:rPr/>
        <w:tab/>
        <w:t>Rain began, thin and sideways, the kind that finds the gap in every collar. Gulls argued over something pale at the edge of the lighthouse stair, and she decided not to look closer. The lamp at the cannery loft burned blue for a moment—only a moment—and then remembered itself.</w:t>
      </w:r>
    </w:p>
    <w:p>
      <w:r>
        <w:rPr/>
        <w:t xml:space="preserve">     The map was wrong in three places, and each wrong place was marked with a small, careful star. The map was wrong in three places, and each wrong place was marked with a small, careful star. She remembered her mother's hands folding nets, the quick knots, the way the twine bit and was forgiven. The lamp at the ferry landing burned blue for a moment—only a moment—and then remembered itself. The lamp at the lighthouse stair burned blue for a moment—only a moment—and then remembered itself.</w:t>
      </w:r>
    </w:p>
    <w:p>
      <w:r>
        <w:rPr>
          <w:rFonts w:ascii="Georgia" w:hAnsi="Georgia"/>
        </w:rPr>
        <w:t>He said it the way people say the weather is turning -- as if it were a fact that could not be helped. The map was wrong in three places, and each wrong place was marked with a small, careful star. The lamp at the tide pools burned blue for a moment—only a moment—and then remembered itself. Tobias wrote the date on her wrist in ink, because paper in this town had a habit of going missing. Maren counted the boats again. Eleven. There should have been twelve.</w:t>
      </w:r>
    </w:p>
    <w:p>
      <w:r>
        <w:rPr/>
        <w:t xml:space="preserve">The map was wrong in three places, and each wrong place was marked with a small, careful star. </w:t>
      </w:r>
      <w:r>
        <w:rPr>
          <w:i/>
        </w:rPr>
        <w:t>Don’t turn around, she told herself. Not yet.</w:t>
      </w:r>
      <w:r>
        <w:t xml:space="preserve"> Cass walked to the tide pools before the light had properly decided to arrive. He said it the way people say the weather is turning -- as if it were a fact that could not be helped.</w:t>
      </w:r>
    </w:p>
    <w:p>
      <w:r>
        <w:rPr/>
        <w:t>Ida wrote the date on her wrist in ink, because paper in this town had a habit of going missing. She remembered her mother's hands folding nets, the quick knots, the way the twine bit and was forgiven.</w:t>
      </w:r>
      <w:r>
        <w:br/>
      </w:r>
      <w:r>
        <w:t>The kettle ticked as it cooled. Somewhere below, a door opened and did not close. By noon the tide had gone so far out that the old pilings stood up like the ribs of something sleeping.</w:t>
      </w:r>
    </w:p>
    <w:p>
      <w:pPr>
        <w:ind w:firstLine="432"/>
      </w:pPr>
      <w:r>
        <w:rPr/>
        <w:t>Ida wrote the date on her wrist in ink, because paper in this town had a habit of going missing. The kettle ticked as it cooled. Somewhere below, a door opened and did not close. Ida counted the boats again. Eleven. There should have been twelve.</w:t>
      </w:r>
    </w:p>
    <w:p>
      <w:pPr>
        <w:ind w:firstLine="432"/>
      </w:pPr>
      <w:r>
        <w:rPr/>
        <w:t>Maren counted the boats again. Eleven. There should have been twelve. The wind came off the water smelling of rope and iron, and Old Fenwick let it push the hair back from her face. There was a ledger on the table, its pages swollen with damp, and the last entry was written in a hand that shook. Ida wrote the date on her wrist in ink, because paper in this town had a habit of going missing. The map was wrong in three places, and each wrong place was marked with a small, careful star.</w:t>
      </w:r>
    </w:p>
    <w:p>
      <w:r>
        <w:rPr/>
        <w:tab/>
        <w:t>By noon the tide had gone so far out that the old pilings stood up like the ribs of something sleeping. The kettle ticked as it cooled. Somewhere below, a door opened and did not close. Maren wrote the date on her wrist in ink, because paper in this town had a habit of going missing. By noon the tide had gone so far out that the old pilings stood up like the ribs of something sleeping. By noon the tide had gone so far out that the old pilings stood up like the ribs of something sleeping. The kettle ticked as it cooled. Somewhere below, a door opened and did not close.</w:t>
      </w:r>
    </w:p>
    <w:p>
      <w:r>
        <w:rPr/>
        <w:t xml:space="preserve">     Cass counted the boats again. Eleven. There should have been twelve. "I know what I saw," Tobias said. "I'm not asking you to believe it. I'm asking you to come." The map was wrong in three places, and each wrong place was marked with a small, careful star.</w:t>
      </w:r>
    </w:p>
    <w:p>
      <w:r>
        <w:rPr>
          <w:rFonts w:ascii="Calibri" w:hAnsi="Calibri"/>
        </w:rPr>
        <w:t>He said it the way people say the weather is turning -- as if it were a fact that could not be helped. The lamp at the salt marsh burned blue for a moment—only a moment—and then remembered itself. Old Fenwick walked to the tide pools before the light had properly decided to arrive. By noon the tide had gone so far out that the old pilings stood up like the ribs of something sleeping. Old Fenwick counted the boats again. Eleven. There should have been twelve.</w:t>
      </w:r>
    </w:p>
    <w:p>
      <w:pPr>
        <w:jc w:val="center"/>
      </w:pPr>
      <w:r>
        <w:rPr/>
        <w:t>* * *</w:t>
      </w:r>
    </w:p>
    <w:p>
      <w:r>
        <w:rPr/>
        <w:tab/>
        <w:t>“You’re late,” said Maren, though nobody had told her when to expect anyone. “You’re late,” said Old Fenwick, though nobody had told her when to expect anyone. The kettle ticked as it cooled. Somewhere below, a door opened and did not close.</w:t>
      </w:r>
    </w:p>
    <w:p>
      <w:r>
        <w:rPr/>
        <w:t xml:space="preserve">     She remembered her mother's hands folding nets, the quick knots, the way the twine bit and was forgiven. The lamp at the orchard wall burned blue for a moment—only a moment—and then remembered itself. Nobody in Hollow Reach said the word aloud, but everyone had been thinking it since the bell stopped ringing. She remembered her mother's hands folding nets, the quick knots, the way the twine bit and was forgiven. There was a ledger on the table, its pages swollen with damp, and the last entry was written in a hand that shook.</w:t>
      </w:r>
    </w:p>
    <w:p>
      <w:r>
        <w:rPr>
          <w:rFonts w:ascii="Times New Roman" w:hAnsi="Times New Roman"/>
        </w:rPr>
        <w:t>Tobias counted the boats again. Eleven. There should have been twelve. It was the sort of silence that has edges, and she walked carefully around it. The kettle ticked as it cooled. Somewhere below, a door opened and did not close. Old Fenwick walked to the orchard wall before the light had properly decided to arrive. Smoke rose from the cannery chimney even though the cannery had been shut for nine years.</w:t>
      </w:r>
    </w:p>
    <w:p>
      <w:r>
        <w:rPr/>
        <w:t xml:space="preserve">It was the sort of silence that has edges, and she walked carefully around it. </w:t>
      </w:r>
      <w:r>
        <w:rPr>
          <w:i/>
        </w:rPr>
        <w:t>Don’t turn around, she told herself. Not yet.</w:t>
      </w:r>
      <w:r>
        <w:t xml:space="preserve"> Gulls argued over something pale at the edge of the cannery loft, and she decided not to look closer. “You’re late,” said Ida, though nobody had told her when to expect anyone.</w:t>
      </w:r>
    </w:p>
    <w:p>
      <w:r>
        <w:rPr/>
        <w:t>Smoke rose from the cannery chimney even though the cannery had been shut for nine years. “You’re late,” said Old Fenwick, though nobody had told her when to expect anyone.</w:t>
      </w:r>
      <w:r>
        <w:br/>
      </w:r>
      <w:r>
        <w:t>Cass counted the boats again. Eleven. There should have been twelve. He said it the way people say the weather is turning -- as if it were a fact that could not be helped.</w:t>
      </w:r>
    </w:p>
    <w:p>
      <w:pPr>
        <w:ind w:firstLine="432"/>
      </w:pPr>
      <w:r>
        <w:rPr/>
        <w:t>Smoke rose from the cannery chimney even though the cannery had been shut for nine years. He said it the way people say the weather is turning -- as if it were a fact that could not be helped. The kettle ticked as it cooled. Somewhere below, a door opened and did not close. It was the sort of silence that has edges, and she walked carefully around it. The map was wrong in three places, and each wrong place was marked with a small, careful star.</w:t>
      </w:r>
    </w:p>
    <w:p>
      <w:pPr>
        <w:ind w:firstLine="432"/>
      </w:pPr>
      <w:r>
        <w:rPr/>
        <w:t>“You’re late,” said Maren, though nobody had told her when to expect anyone. She remembered her mother's hands folding nets, the quick knots, the way the twine bit and was forgiven. Cass counted the boats again. Eleven. There should have been twelve. The kettle ticked as it cooled. Somewhere below, a door opened and did not close. He said it the way people say the weather is turning -- as if it were a fact that could not be helped.</w:t>
      </w:r>
    </w:p>
    <w:p>
      <w:r>
        <w:rPr/>
        <w:tab/>
        <w:t>It was the sort of silence that has edges, and she walked carefully around it. Maren counted the boats again. Eleven. There should have been twelve. Cass wrote the date on her wrist in ink, because paper in this town had a habit of going missing. Maren walked to the cannery loft before the light had properly decided to arrive. The map was wrong in three places, and each wrong place was marked with a small, careful star. He said it the way people say the weather is turning -- as if it were a fact that could not be helped.</w:t>
      </w:r>
    </w:p>
    <w:p>
      <w:r>
        <w:rPr/>
        <w:t xml:space="preserve">     Cass counted the boats again. Eleven. There should have been twelve. There was a ledger on the table, its pages swollen with damp, and the last entry was written in a hand that shook. Smoke rose from the cannery chimney even though the cannery had been shut for nine years. Tobias counted the boats again. Eleven. There should have been twelve.</w:t>
      </w:r>
    </w:p>
    <w:p>
      <w:r>
        <w:rPr>
          <w:rFonts w:ascii="Times New Roman" w:hAnsi="Times New Roman"/>
        </w:rPr>
        <w:t>Rain began, thin and sideways, the kind that finds the gap in every collar. She remembered her mother's hands folding nets, the quick knots, the way the twine bit and was forgiven. It was the sort of silence that has edges, and she walked carefully around it.</w:t>
      </w:r>
    </w:p>
    <w:p>
      <w:r>
        <w:rPr/>
        <w:t xml:space="preserve">The map was wrong in three places, and each wrong place was marked with a small, careful star. </w:t>
      </w:r>
      <w:r>
        <w:rPr>
          <w:i/>
        </w:rPr>
        <w:t>Don’t turn around, she told herself. Not yet.</w:t>
      </w:r>
      <w:r>
        <w:t xml:space="preserve"> The map was wrong in three places, and each wrong place was marked with a small, careful star. He said it the way people say the weather is turning -- as if it were a fact that could not be helped.</w:t>
      </w:r>
    </w:p>
    <w:p/>
    <w:p/>
    <w:p>
      <w:r>
        <w:rPr/>
        <w:tab/>
        <w:t>Tobias walked to the cannery loft before the light had properly decided to arrive. It was the sort of silence that has edges, and she walked carefully around it. He said it the way people say the weather is turning -- as if it were a fact that could not be helped.</w:t>
      </w:r>
    </w:p>
    <w:p>
      <w:r>
        <w:rPr/>
        <w:t xml:space="preserve">     Maren wrote the date on her wrist in ink, because paper in this town had a habit of going missing. “You’re late,” said Old Fenwick, though nobody had told her when to expect anyone. The lamp at the ferry landing burned blue for a moment—only a moment—and then remembered itself. Rain began, thin and sideways, the kind that finds the gap in every collar.</w:t>
      </w:r>
    </w:p>
    <w:p>
      <w:r>
        <w:rPr>
          <w:rFonts w:ascii="Georgia" w:hAnsi="Georgia"/>
        </w:rPr>
        <w:t>Tobias wrote the date on her wrist in ink, because paper in this town had a habit of going missing. The kettle ticked as it cooled. Somewhere below, a door opened and did not close. He said it the way people say the weather is turning -- as if it were a fact that could not be helped. There was a ledger on the table, its pages swollen with damp, and the last entry was written in a hand that shook.</w:t>
      </w:r>
    </w:p>
    <w:p>
      <w:r>
        <w:rPr/>
        <w:t xml:space="preserve">He said it the way people say the weather is turning -- as if it were a fact that could not be helped. </w:t>
      </w:r>
      <w:r>
        <w:rPr>
          <w:i/>
        </w:rPr>
        <w:t>Don’t turn around, she told herself. Not yet.</w:t>
      </w:r>
      <w:r>
        <w:t xml:space="preserve"> It was the sort of silence that has edges, and she walked carefully around it. The wind came off the water smelling of rope and iron, and Tobias let it push the hair back from her face.</w:t>
      </w:r>
    </w:p>
    <w:p>
      <w:r>
        <w:rPr/>
        <w:t>Maren walked to the lighthouse stair before the light had properly decided to arrive. Nobody in Hollow Reach said the word aloud, but everyone had been thinking it since the bell stopped ringing.</w:t>
      </w:r>
      <w:r>
        <w:br/>
      </w:r>
      <w:r>
        <w:t>There was a ledger on the table, its pages swollen with damp, and the last entry was written in a hand that shook. The lamp at the lighthouse stair burned blue for a moment—only a moment—and then remembered itself.</w:t>
      </w:r>
    </w:p>
    <w:p>
      <w:pPr>
        <w:ind w:firstLine="432"/>
      </w:pPr>
      <w:r>
        <w:rPr/>
        <w:t>Nobody in Hollow Reach said the word aloud, but everyone had been thinking it since the bell stopped ringing. Tobias wrote the date on her wrist in ink, because paper in this town had a habit of going missing. Smoke rose from the cannery chimney even though the cannery had been shut for nine years. “You’re late,” said Ida, though nobody had told her when to expect anyone. Maren wrote the date on her wrist in ink, because paper in this town had a habit of going missing. It was the sort of silence that has edges, and she walked carefully around it.</w:t>
      </w:r>
    </w:p>
    <w:p>
      <w:pPr>
        <w:ind w:firstLine="432"/>
      </w:pPr>
      <w:r>
        <w:rPr/>
        <w:t>The wind came off the water smelling of rope and iron, and Old Fenwick let it push the hair back from her face. By noon the tide had gone so far out that the old pilings stood up like the ribs of something sleeping. She remembered her mother's hands folding nets, the quick knots, the way the twine bit and was forgiven. Nobody in Hollow Reach said the word aloud, but everyone had been thinking it since the bell stopped ringing. "I know what I saw," Ida said. "I'm not asking you to believe it. I'm asking you to come." The wind came off the water smelling of rope and iron, and Ida let it push the hair back from her face.</w:t>
      </w:r>
    </w:p>
    <w:p>
      <w:r>
        <w:rPr/>
        <w:tab/>
        <w:t>She remembered her mother's hands folding nets, the quick knots, the way the twine bit and was forgiven. Nobody in Hollow Reach said the word aloud, but everyone had been thinking it since the bell stopped ringing. There was a ledger on the table, its pages swollen with damp, and the last entry was written in a hand that shook. By noon the tide had gone so far out that the old pilings stood up like the ribs of something sleeping. It was the sort of silence that has edges, and she walked carefully around it.</w:t>
      </w:r>
    </w:p>
    <w:p>
      <w:r>
        <w:rPr/>
        <w:t xml:space="preserve">     Gulls argued over something pale at the edge of the tide pools, and she decided not to look closer. Rain began, thin and sideways, the kind that finds the gap in every collar. He said it the way people say the weather is turning -- as if it were a fact that could not be helped. By noon the tide had gone so far out that the old pilings stood up like the ribs of something sleeping. Nobody in Hollow Reach said the word aloud, but everyone had been thinking it since the bell stopped ringing. The lamp at the salt marsh burned blue for a moment—only a moment—and then remembered itself.</w:t>
      </w:r>
    </w:p>
    <w:p>
      <w:r>
        <w:rPr>
          <w:rFonts w:ascii="Calibri" w:hAnsi="Calibri"/>
        </w:rPr>
        <w:t>Nobody in Hollow Reach said the word aloud, but everyone had been thinking it since the bell stopped ringing. Smoke rose from the cannery chimney even though the cannery had been shut for nine years. Gulls argued over something pale at the edge of the ferry landing, and she decided not to look closer. Nobody in Hollow Reach said the word aloud, but everyone had been thinking it since the bell stopped ringing. Nobody in Hollow Reach said the word aloud, but everyone had been thinking it since the bell stopped ringing. It was the sort of silence that has edges, and she walked carefully around it.</w:t>
      </w:r>
    </w:p>
    <w:p>
      <w:r>
        <w:rPr/>
        <w:t xml:space="preserve">He said it the way people say the weather is turning -- as if it were a fact that could not be helped. </w:t>
      </w:r>
      <w:r>
        <w:rPr>
          <w:i/>
        </w:rPr>
        <w:t>Don’t turn around, she told herself. Not yet.</w:t>
      </w:r>
      <w:r>
        <w:t xml:space="preserve"> She remembered her mother's hands folding nets, the quick knots, the way the twine bit and was forgiven. "I know what I saw," Ida said. "I'm not asking you to believe it. I'm asking you to come."</w:t>
      </w:r>
    </w:p>
    <w:p>
      <w:r>
        <w:br w:type="page"/>
      </w:r>
    </w:p>
    <w:p>
      <w:pPr>
        <w:jc w:val="center"/>
      </w:pPr>
      <w:r>
        <w:rPr>
          <w:rFonts w:ascii="Georgia" w:hAnsi="Georgia"/>
          <w:sz w:val="32"/>
        </w:rPr>
        <w:t>CHAPTER THREE</w:t>
      </w:r>
    </w:p>
    <w:p/>
    <w:p/>
    <w:p>
      <w:r>
        <w:rPr/>
        <w:tab/>
        <w:t>He said it the way people say the weather is turning -- as if it were a fact that could not be helped. He said it the way people say the weather is turning -- as if it were a fact that could not be helped. The kettle ticked as it cooled. Somewhere below, a door opened and did not close. The lamp at the salt marsh burned blue for a moment—only a moment—and then remembered itself. The map was wrong in three places, and each wrong place was marked with a small, careful star. There was a ledger on the table, its pages swollen with damp, and the last entry was written in a hand that shook.</w:t>
      </w:r>
    </w:p>
    <w:p>
      <w:r>
        <w:rPr/>
        <w:t xml:space="preserve">     Old Fenwick walked to the salt marsh before the light had properly decided to arrive. By noon the tide had gone so far out that the old pilings stood up like the ribs of something sleeping. Rain began, thin and sideways, the kind that finds the gap in every collar.</w:t>
      </w:r>
    </w:p>
    <w:p>
      <w:r>
        <w:rPr>
          <w:rFonts w:ascii="Georgia" w:hAnsi="Georgia"/>
        </w:rPr>
        <w:t>The kettle ticked as it cooled. Somewhere below, a door opened and did not close. The kettle ticked as it cooled. Somewhere below, a door opened and did not close. The map was wrong in three places, and each wrong place was marked with a small, careful star.</w:t>
      </w:r>
    </w:p>
    <w:p>
      <w:r>
        <w:rPr/>
        <w:t xml:space="preserve">Maren walked to the tide pools before the light had properly decided to arrive. </w:t>
      </w:r>
      <w:r>
        <w:rPr>
          <w:i/>
        </w:rPr>
        <w:t>Don’t turn around, she told herself. Not yet.</w:t>
      </w:r>
      <w:r>
        <w:t xml:space="preserve"> The kettle ticked as it cooled. Somewhere below, a door opened and did not close. It was the sort of silence that has edges, and she walked carefully around it.</w:t>
      </w:r>
    </w:p>
    <w:p>
      <w:r>
        <w:rPr/>
        <w:t>Gulls argued over something pale at the edge of the tide pools, and she decided not to look closer. She remembered her mother's hands folding nets, the quick knots, the way the twine bit and was forgiven.</w:t>
      </w:r>
      <w:r>
        <w:br/>
      </w:r>
      <w:r>
        <w:t>Rain began, thin and sideways, the kind that finds the gap in every collar. Rain began, thin and sideways, the kind that finds the gap in every collar.</w:t>
      </w:r>
    </w:p>
    <w:p>
      <w:pPr>
        <w:ind w:firstLine="432"/>
      </w:pPr>
      <w:r>
        <w:rPr/>
        <w:t>It was the sort of silence that has edges, and she walked carefully around it. The kettle ticked as it cooled. Somewhere below, a door opened and did not close. The lamp at the ferry landing burned blue for a moment—only a moment—and then remembered itself. It was the sort of silence that has edges, and she walked carefully around it. There was a ledger on the table, its pages swollen with damp, and the last entry was written in a hand that shook. "I know what I saw," Old Fenwick said. "I'm not asking you to believe it. I'm asking you to come."</w:t>
      </w:r>
    </w:p>
    <w:p>
      <w:pPr>
        <w:ind w:firstLine="432"/>
      </w:pPr>
      <w:r>
        <w:rPr/>
        <w:t>Maren walked to the orchard wall before the light had properly decided to arrive. Old Fenwick counted the boats again. Eleven. There should have been twelve. "I know what I saw," Cass said. "I'm not asking you to believe it. I'm asking you to come." Ida counted the boats again. Eleven. There should have been twelve.</w:t>
      </w:r>
    </w:p>
    <w:p>
      <w:r>
        <w:rPr/>
        <w:tab/>
        <w:t>The map was wrong in three places, and each wrong place was marked with a small, careful star. There was a ledger on the table, its pages swollen with damp, and the last entry was written in a hand that shook. The kettle ticked as it cooled. Somewhere below, a door opened and did not close. The wind came off the water smelling of rope and iron, and Old Fenwick let it push the hair back from her face.</w:t>
      </w:r>
    </w:p>
    <w:p>
      <w:r>
        <w:rPr/>
        <w:t xml:space="preserve">     The lamp at the tide pools burned blue for a moment—only a moment—and then remembered itself. Gulls argued over something pale at the edge of the orchard wall, and she decided not to look closer. The lamp at the salt marsh burned blue for a moment—only a moment—and then remembered itself.</w:t>
      </w:r>
    </w:p>
    <w:p>
      <w:r>
        <w:rPr>
          <w:rFonts w:ascii="Calibri" w:hAnsi="Calibri"/>
        </w:rPr>
        <w:t>Gulls argued over something pale at the edge of the salt marsh, and she decided not to look closer. The wind came off the water smelling of rope and iron, and Old Fenwick let it push the hair back from her face. Gulls argued over something pale at the edge of the lighthouse stair, and she decided not to look closer. There was a ledger on the table, its pages swollen with damp, and the last entry was written in a hand that shook. The kettle ticked as it cooled. Somewhere below, a door opened and did not close. The wind came off the water smelling of rope and iron, and Ida let it push the hair back from her face.</w:t>
      </w:r>
    </w:p>
    <w:p>
      <w:pPr>
        <w:jc w:val="center"/>
      </w:pPr>
      <w:r>
        <w:rPr/>
        <w:t>❦</w:t>
      </w:r>
    </w:p>
    <w:p>
      <w:r>
        <w:rPr/>
        <w:tab/>
        <w:t>It was the sort of silence that has edges, and she walked carefully around it. He said it the way people say the weather is turning -- as if it were a fact that could not be helped. "I know what I saw," Old Fenwick said. "I'm not asking you to believe it. I'm asking you to come." By noon the tide had gone so far out that the old pilings stood up like the ribs of something sleeping. Cass walked to the cannery loft before the light had properly decided to arrive.</w:t>
      </w:r>
    </w:p>
    <w:p>
      <w:r>
        <w:rPr/>
        <w:t xml:space="preserve">     He said it the way people say the weather is turning -- as if it were a fact that could not be helped. By noon the tide had gone so far out that the old pilings stood up like the ribs of something sleeping. The lamp at the ferry landing burned blue for a moment—only a moment—and then remembered itself. Ida counted the boats again. Eleven. There should have been twelve. "I know what I saw," Maren said. "I'm not asking you to believe it. I'm asking you to come." The map was wrong in three places, and each wrong place was marked with a small, careful star.</w:t>
      </w:r>
    </w:p>
    <w:p>
      <w:r>
        <w:rPr>
          <w:rFonts w:ascii="Georgia" w:hAnsi="Georgia"/>
        </w:rPr>
        <w:t>The wind came off the water smelling of rope and iron, and Tobias let it push the hair back from her face. “You’re late,” said Cass, though nobody had told her when to expect anyone. The wind came off the water smelling of rope and iron, and Cass let it push the hair back from her face.</w:t>
      </w:r>
    </w:p>
    <w:p>
      <w:r>
        <w:rPr/>
        <w:t xml:space="preserve">Maren walked to the orchard wall before the light had properly decided to arrive. </w:t>
      </w:r>
      <w:r>
        <w:rPr>
          <w:i/>
        </w:rPr>
        <w:t>Don’t turn around, she told herself. Not yet.</w:t>
      </w:r>
      <w:r>
        <w:t xml:space="preserve"> She remembered her mother's hands folding nets, the quick knots, the way the twine bit and was forgiven. She remembered her mother's hands folding nets, the quick knots, the way the twine bit and was forgiven.</w:t>
      </w:r>
    </w:p>
    <w:p>
      <w:r>
        <w:rPr/>
        <w:t>She remembered her mother's hands folding nets, the quick knots, the way the twine bit and was forgiven. Gulls argued over something pale at the edge of the ferry landing, and she decided not to look closer.</w:t>
      </w:r>
      <w:r>
        <w:br/>
      </w:r>
      <w:r>
        <w:t>The map was wrong in three places, and each wrong place was marked with a small, careful star. "I know what I saw," Old Fenwick said. "I'm not asking you to believe it. I'm asking you to come."</w:t>
      </w:r>
    </w:p>
    <w:p>
      <w:pPr>
        <w:ind w:firstLine="432"/>
      </w:pPr>
      <w:r>
        <w:rPr/>
        <w:t>She remembered her mother's hands folding nets, the quick knots, the way the twine bit and was forgiven. The lamp at the lighthouse stair burned blue for a moment—only a moment—and then remembered itself. The lamp at the orchard wall burned blue for a moment—only a moment—and then remembered itself.</w:t>
      </w:r>
    </w:p>
    <w:p>
      <w:pPr>
        <w:ind w:firstLine="432"/>
      </w:pPr>
      <w:r>
        <w:rPr/>
        <w:t>"I know what I saw," Ida said. "I'm not asking you to believe it. I'm asking you to come." By noon the tide had gone so far out that the old pilings stood up like the ribs of something sleeping. The wind came off the water smelling of rope and iron, and Ida let it push the hair back from her face. She remembered her mother's hands folding nets, the quick knots, the way the twine bit and was forgiven.</w:t>
      </w:r>
    </w:p>
    <w:p>
      <w:r>
        <w:rPr/>
        <w:tab/>
        <w:t>Maren walked to the salt marsh before the light had properly decided to arrive. Ida counted the boats again. Eleven. There should have been twelve. It was the sort of silence that has edges, and she walked carefully around it. "I know what I saw," Maren said. "I'm not asking you to believe it. I'm asking you to come." Tobias wrote the date on her wrist in ink, because paper in this town had a habit of going missing.</w:t>
      </w:r>
    </w:p>
    <w:p>
      <w:r>
        <w:rPr/>
        <w:t xml:space="preserve">     Maren walked to the ferry landing before the light had properly decided to arrive. "I know what I saw," Ida said. "I'm not asking you to believe it. I'm asking you to come." The map was wrong in three places, and each wrong place was marked with a small, careful star.</w:t>
      </w:r>
    </w:p>
    <w:p>
      <w:r>
        <w:rPr>
          <w:rFonts w:ascii="Times New Roman" w:hAnsi="Times New Roman"/>
        </w:rPr>
        <w:t>It was the sort of silence that has edges, and she walked carefully around it. Tobias counted the boats again. Eleven. There should have been twelve. Tobias wrote the date on her wrist in ink, because paper in this town had a habit of going missing. Tobias walked to the tide pools before the light had properly decided to arrive.</w:t>
      </w:r>
    </w:p>
    <w:p>
      <w:r>
        <w:rPr/>
        <w:t xml:space="preserve">There was a ledger on the table, its pages swollen with damp, and the last entry was written in a hand that shook. </w:t>
      </w:r>
      <w:r>
        <w:rPr>
          <w:i/>
        </w:rPr>
        <w:t>Don’t turn around, she told herself. Not yet.</w:t>
      </w:r>
      <w:r>
        <w:t xml:space="preserve"> Maren walked to the ferry landing before the light had properly decided to arrive. Smoke rose from the cannery chimney even though the cannery had been shut for nine years.</w:t>
      </w:r>
    </w:p>
    <w:p>
      <w:r>
        <w:rPr/>
        <w:t>The map was wrong in three places, and each wrong place was marked with a small, careful star. Gulls argued over something pale at the edge of the lighthouse stair, and she decided not to look closer.</w:t>
      </w:r>
      <w:r>
        <w:br/>
      </w:r>
      <w:r>
        <w:t>Nobody in Hollow Reach said the word aloud, but everyone had been thinking it since the bell stopped ringing. The wind came off the water smelling of rope and iron, and Old Fenwick let it push the hair back from her face.</w:t>
      </w:r>
    </w:p>
    <w:p>
      <w:r>
        <w:rPr/>
        <w:t>***</w:t>
      </w:r>
    </w:p>
    <w:p>
      <w:r>
        <w:rPr/>
        <w:tab/>
        <w:t>It was the sort of silence that has edges, and she walked carefully around it. By noon the tide had gone so far out that the old pilings stood up like the ribs of something sleeping. There was a ledger on the table, its pages swollen with damp, and the last entry was written in a hand that shook. The wind came off the water smelling of rope and iron, and Maren let it push the hair back from her face. She remembered her mother's hands folding nets, the quick knots, the way the twine bit and was forgiven. Smoke rose from the cannery chimney even though the cannery had been shut for nine years.</w:t>
      </w:r>
    </w:p>
    <w:p>
      <w:r>
        <w:rPr/>
        <w:t xml:space="preserve">     Rain began, thin and sideways, the kind that finds the gap in every collar. The map was wrong in three places, and each wrong place was marked with a small, careful star. She remembered her mother's hands folding nets, the quick knots, the way the twine bit and was forgiven. The kettle ticked as it cooled. Somewhere below, a door opened and did not close. “You’re late,” said Tobias, though nobody had told her when to expect anyone.</w:t>
      </w:r>
    </w:p>
    <w:p>
      <w:r>
        <w:rPr>
          <w:rFonts w:ascii="Georgia" w:hAnsi="Georgia"/>
        </w:rPr>
        <w:t>He said it the way people say the weather is turning -- as if it were a fact that could not be helped. Smoke rose from the cannery chimney even though the cannery had been shut for nine years. The map was wrong in three places, and each wrong place was marked with a small, careful star. It was the sort of silence that has edges, and she walked carefully around it. Rain began, thin and sideways, the kind that finds the gap in every collar.</w:t>
      </w:r>
    </w:p>
    <w:p>
      <w:r>
        <w:rPr/>
        <w:t xml:space="preserve">Gulls argued over something pale at the edge of the ferry landing, and she decided not to look closer. </w:t>
      </w:r>
      <w:r>
        <w:rPr>
          <w:i/>
        </w:rPr>
        <w:t>Don’t turn around, she told herself. Not yet.</w:t>
      </w:r>
      <w:r>
        <w:t xml:space="preserve"> Maren walked to the ferry landing before the light had properly decided to arrive. Maren counted the boats again. Eleven. There should have been twelve.</w:t>
      </w:r>
    </w:p>
    <w:p>
      <w:r>
        <w:rPr/>
        <w:t>He said it the way people say the weather is turning -- as if it were a fact that could not be helped. There was a ledger on the table, its pages swollen with damp, and the last entry was written in a hand that shook.</w:t>
      </w:r>
      <w:r>
        <w:br/>
      </w:r>
      <w:r>
        <w:t>Nobody in Hollow Reach said the word aloud, but everyone had been thinking it since the bell stopped ringing. There was a ledger on the table, its pages swollen with damp, and the last entry was written in a hand that shook.</w:t>
      </w:r>
    </w:p>
    <w:p>
      <w:pPr>
        <w:ind w:firstLine="432"/>
      </w:pPr>
      <w:r>
        <w:rPr/>
        <w:t>Rain began, thin and sideways, the kind that finds the gap in every collar. It was the sort of silence that has edges, and she walked carefully around it. "I know what I saw," Ida said. "I'm not asking you to believe it. I'm asking you to come." The wind came off the water smelling of rope and iron, and Ida let it push the hair back from her face.</w:t>
      </w:r>
    </w:p>
    <w:p>
      <w:pPr>
        <w:ind w:firstLine="432"/>
      </w:pPr>
      <w:r>
        <w:rPr/>
        <w:t>Rain began, thin and sideways, the kind that finds the gap in every collar. Old Fenwick walked to the ferry landing before the light had properly decided to arrive. It was the sort of silence that has edges, and she walked carefully around it. "I know what I saw," Old Fenwick said. "I'm not asking you to believe it. I'm asking you to come." The wind came off the water smelling of rope and iron, and Cass let it push the hair back from her face. The kettle ticked as it cooled. Somewhere below, a door opened and did not close.</w:t>
      </w:r>
    </w:p>
    <w:p>
      <w:r>
        <w:rPr/>
        <w:tab/>
        <w:t>Gulls argued over something pale at the edge of the ferry landing, and she decided not to look closer. The map was wrong in three places, and each wrong place was marked with a small, careful star. The wind came off the water smelling of rope and iron, and Maren let it push the hair back from her face. Maren wrote the date on her wrist in ink, because paper in this town had a habit of going missing. Gulls argued over something pale at the edge of the orchard wall, and she decided not to look closer.</w:t>
      </w:r>
    </w:p>
    <w:p>
      <w:r>
        <w:rPr/>
        <w:t xml:space="preserve">     The map was wrong in three places, and each wrong place was marked with a small, careful star. Gulls argued over something pale at the edge of the salt marsh, and she decided not to look closer. He said it the way people say the weather is turning -- as if it were a fact that could not be helped. There was a ledger on the table, its pages swollen with damp, and the last entry was written in a hand that shook. Smoke rose from the cannery chimney even though the cannery had been shut for nine years.</w:t>
      </w:r>
    </w:p>
    <w:p>
      <w:r>
        <w:br w:type="page"/>
      </w:r>
    </w:p>
    <w:p>
      <w:pPr>
        <w:pStyle w:val="Heading1"/>
      </w:pPr>
      <w:r>
        <w:t>Chapter 4: The Ledger</w:t>
      </w:r>
    </w:p>
    <w:p/>
    <w:p/>
    <w:p>
      <w:r>
        <w:rPr/>
        <w:tab/>
        <w:t>The lamp at the tide pools burned blue for a moment—only a moment—and then remembered itself. Nobody in Hollow Reach said the word aloud, but everyone had been thinking it since the bell stopped ringing. Ida walked to the salt marsh before the light had properly decided to arrive.</w:t>
      </w:r>
    </w:p>
    <w:p>
      <w:r>
        <w:rPr/>
        <w:t xml:space="preserve">     She remembered her mother's hands folding nets, the quick knots, the way the twine bit and was forgiven. The map was wrong in three places, and each wrong place was marked with a small, careful star. He said it the way people say the weather is turning -- as if it were a fact that could not be helped. Smoke rose from the cannery chimney even though the cannery had been shut for nine years. The wind came off the water smelling of rope and iron, and Ida let it push the hair back from her face.</w:t>
      </w:r>
    </w:p>
    <w:p>
      <w:r>
        <w:rPr>
          <w:rFonts w:ascii="Georgia" w:hAnsi="Georgia"/>
        </w:rPr>
        <w:t>The map was wrong in three places, and each wrong place was marked with a small, careful star. Smoke rose from the cannery chimney even though the cannery had been shut for nine years. By noon the tide had gone so far out that the old pilings stood up like the ribs of something sleeping. She remembered her mother's hands folding nets, the quick knots, the way the twine bit and was forgiven. Ida counted the boats again. Eleven. There should have been twelve.</w:t>
      </w:r>
    </w:p>
    <w:p>
      <w:r>
        <w:rPr/>
        <w:t xml:space="preserve">The map was wrong in three places, and each wrong place was marked with a small, careful star. </w:t>
      </w:r>
      <w:r>
        <w:rPr>
          <w:i/>
        </w:rPr>
        <w:t>Don’t turn around, she told herself. Not yet.</w:t>
      </w:r>
      <w:r>
        <w:t xml:space="preserve"> "I know what I saw," Tobias said. "I'm not asking you to believe it. I'm asking you to come." “You’re late,” said Tobias, though nobody had told her when to expect anyone.</w:t>
      </w:r>
    </w:p>
    <w:p>
      <w:r>
        <w:rPr/>
        <w:t>She remembered her mother's hands folding nets, the quick knots, the way the twine bit and was forgiven. There was a ledger on the table, its pages swollen with damp, and the last entry was written in a hand that shook.</w:t>
      </w:r>
      <w:r>
        <w:br/>
      </w:r>
      <w:r>
        <w:t>The lamp at the ferry landing burned blue for a moment—only a moment—and then remembered itself. Old Fenwick walked to the cannery loft before the light had properly decided to arrive.</w:t>
      </w:r>
    </w:p>
    <w:p>
      <w:pPr>
        <w:ind w:firstLine="432"/>
      </w:pPr>
      <w:r>
        <w:rPr/>
        <w:t>The map was wrong in three places, and each wrong place was marked with a small, careful star. Tobias walked to the lighthouse stair before the light had properly decided to arrive. The lamp at the tide pools burned blue for a moment—only a moment—and then remembered itself. He said it the way people say the weather is turning -- as if it were a fact that could not be helped.</w:t>
      </w:r>
    </w:p>
    <w:p>
      <w:pPr>
        <w:ind w:firstLine="432"/>
      </w:pPr>
      <w:r>
        <w:rPr/>
        <w:t>He said it the way people say the weather is turning -- as if it were a fact that could not be helped. Gulls argued over something pale at the edge of the cannery loft, and she decided not to look closer. It was the sort of silence that has edges, and she walked carefully around it. There was a ledger on the table, its pages swollen with damp, and the last entry was written in a hand that shook. The lamp at the lighthouse stair burned blue for a moment—only a moment—and then remembered itself. It was the sort of silence that has edges, and she walked carefully around it.</w:t>
      </w:r>
    </w:p>
    <w:p>
      <w:r>
        <w:rPr/>
        <w:tab/>
        <w:t>It was the sort of silence that has edges, and she walked carefully around it. Gulls argued over something pale at the edge of the ferry landing, and she decided not to look closer. The lamp at the ferry landing burned blue for a moment—only a moment—and then remembered itself.</w:t>
      </w:r>
    </w:p>
    <w:p>
      <w:r>
        <w:rPr/>
        <w:t xml:space="preserve">     She remembered her mother's hands folding nets, the quick knots, the way the twine bit and was forgiven. Gulls argued over something pale at the edge of the orchard wall, and she decided not to look closer. "I know what I saw," Maren said. "I'm not asking you to believe it. I'm asking you to come."</w:t>
      </w:r>
    </w:p>
    <w:p>
      <w:r>
        <w:rPr>
          <w:rFonts w:ascii="Georgia" w:hAnsi="Georgia"/>
        </w:rPr>
        <w:t>Smoke rose from the cannery chimney even though the cannery had been shut for nine years. Cass wrote the date on her wrist in ink, because paper in this town had a habit of going missing. "I know what I saw," Cass said. "I'm not asking you to believe it. I'm asking you to come." It was the sort of silence that has edges, and she walked carefully around it. Gulls argued over something pale at the edge of the orchard wall, and she decided not to look closer. There was a ledger on the table, its pages swollen with damp, and the last entry was written in a hand that shook.</w:t>
      </w:r>
    </w:p>
    <w:p>
      <w:r>
        <w:rPr/>
        <w:t xml:space="preserve">She remembered her mother's hands folding nets, the quick knots, the way the twine bit and was forgiven. </w:t>
      </w:r>
      <w:r>
        <w:rPr>
          <w:i/>
        </w:rPr>
        <w:t>Don’t turn around, she told herself. Not yet.</w:t>
      </w:r>
      <w:r>
        <w:t xml:space="preserve"> "I know what I saw," Cass said. "I'm not asking you to believe it. I'm asking you to come." There was a ledger on the table, its pages swollen with damp, and the last entry was written in a hand that shook.</w:t>
      </w:r>
    </w:p>
    <w:p>
      <w:pPr>
        <w:jc w:val="center"/>
      </w:pPr>
      <w:r>
        <w:rPr/>
        <w:t>#</w:t>
      </w:r>
    </w:p>
    <w:p>
      <w:r>
        <w:rPr/>
        <w:tab/>
        <w:t>The lamp at the salt marsh burned blue for a moment—only a moment—and then remembered itself. Gulls argued over something pale at the edge of the ferry landing, and she decided not to look closer. The kettle ticked as it cooled. Somewhere below, a door opened and did not close. Smoke rose from the cannery chimney even though the cannery had been shut for nine years.</w:t>
      </w:r>
    </w:p>
    <w:p>
      <w:r>
        <w:rPr/>
        <w:t xml:space="preserve">     It was the sort of silence that has edges, and she walked carefully around it. Smoke rose from the cannery chimney even though the cannery had been shut for nine years. "I know what I saw," Tobias said. "I'm not asking you to believe it. I'm asking you to come." The lamp at the cannery loft burned blue for a moment—only a moment—and then remembered itself. Gulls argued over something pale at the edge of the ferry landing, and she decided not to look closer.</w:t>
      </w:r>
    </w:p>
    <w:p>
      <w:r>
        <w:rPr>
          <w:rFonts w:ascii="Times New Roman" w:hAnsi="Times New Roman"/>
        </w:rPr>
        <w:t>"I know what I saw," Tobias said. "I'm not asking you to believe it. I'm asking you to come." Rain began, thin and sideways, the kind that finds the gap in every collar. Old Fenwick wrote the date on her wrist in ink, because paper in this town had a habit of going missing. Nobody in Hollow Reach said the word aloud, but everyone had been thinking it since the bell stopped ringing. Rain began, thin and sideways, the kind that finds the gap in every collar.</w:t>
      </w:r>
    </w:p>
    <w:p>
      <w:r>
        <w:rPr/>
        <w:t xml:space="preserve">Cass counted the boats again. </w:t>
      </w:r>
      <w:r>
        <w:rPr>
          <w:i/>
        </w:rPr>
        <w:t>Don’t turn around, she told herself. Not yet.</w:t>
      </w:r>
      <w:r>
        <w:t xml:space="preserve"> "I know what I saw," Tobias said. "I'm not asking you to believe it. I'm asking you to come." The lamp at the salt marsh burned blue for a moment—only a moment—and then remembered itself.</w:t>
      </w:r>
    </w:p>
    <w:p>
      <w:r>
        <w:rPr/>
        <w:t>There was a ledger on the table, its pages swollen with damp, and the last entry was written in a hand that shook. She remembered her mother's hands folding nets, the quick knots, the way the twine bit and was forgiven.</w:t>
      </w:r>
      <w:r>
        <w:br/>
      </w:r>
      <w:r>
        <w:t>Old Fenwick counted the boats again. Eleven. There should have been twelve. Smoke rose from the cannery chimney even though the cannery had been shut for nine years.</w:t>
      </w:r>
    </w:p>
    <w:p>
      <w:pPr>
        <w:ind w:firstLine="432"/>
      </w:pPr>
      <w:r>
        <w:rPr/>
        <w:t>Old Fenwick counted the boats again. Eleven. There should have been twelve. Tobias wrote the date on her wrist in ink, because paper in this town had a habit of going missing. Tobias walked to the lighthouse stair before the light had properly decided to arrive. By noon the tide had gone so far out that the old pilings stood up like the ribs of something sleeping. Rain began, thin and sideways, the kind that finds the gap in every collar. It was the sort of silence that has edges, and she walked carefully around it.</w:t>
      </w:r>
    </w:p>
    <w:p>
      <w:pPr>
        <w:ind w:firstLine="432"/>
      </w:pPr>
      <w:r>
        <w:rPr/>
        <w:t>Gulls argued over something pale at the edge of the tide pools, and she decided not to look closer. Maren walked to the orchard wall before the light had properly decided to arrive. The wind came off the water smelling of rope and iron, and Ida let it push the hair back from her face.</w:t>
      </w:r>
    </w:p>
    <w:p>
      <w:r>
        <w:rPr/>
        <w:tab/>
        <w:t>Tobias wrote the date on her wrist in ink, because paper in this town had a habit of going missing. The kettle ticked as it cooled. Somewhere below, a door opened and did not close. Ida counted the boats again. Eleven. There should have been twelve. "I know what I saw," Ida said. "I'm not asking you to believe it. I'm asking you to come." The map was wrong in three places, and each wrong place was marked with a small, careful star. Rain began, thin and sideways, the kind that finds the gap in every collar.</w:t>
      </w:r>
    </w:p>
    <w:p>
      <w:r>
        <w:rPr/>
        <w:t xml:space="preserve">     She remembered her mother's hands folding nets, the quick knots, the way the twine bit and was forgiven. Rain began, thin and sideways, the kind that finds the gap in every collar. Old Fenwick wrote the date on her wrist in ink, because paper in this town had a habit of going missing. The map was wrong in three places, and each wrong place was marked with a small, careful star. "I know what I saw," Tobias said. "I'm not asking you to believe it. I'm asking you to come." Maren wrote the date on her wrist in ink, because paper in this town had a habit of going missing.</w:t>
      </w:r>
    </w:p>
    <w:p>
      <w:r>
        <w:rPr>
          <w:rFonts w:ascii="Times New Roman" w:hAnsi="Times New Roman"/>
        </w:rPr>
        <w:t>“You’re late,” said Ida, though nobody had told her when to expect anyone. Nobody in Hollow Reach said the word aloud, but everyone had been thinking it since the bell stopped ringing. Smoke rose from the cannery chimney even though the cannery had been shut for nine years. The wind came off the water smelling of rope and iron, and Old Fenwick let it push the hair back from her face.</w:t>
      </w:r>
    </w:p>
    <w:p>
      <w:r>
        <w:rPr/>
        <w:t xml:space="preserve">The wind came off the water smelling of rope and iron, and Tobias let it push the hair back from her face. </w:t>
      </w:r>
      <w:r>
        <w:rPr>
          <w:i/>
        </w:rPr>
        <w:t>Don’t turn around, she told herself. Not yet.</w:t>
      </w:r>
      <w:r>
        <w:t xml:space="preserve"> Nobody in Hollow Reach said the word aloud, but everyone had been thinking it since the bell stopped ringing. By noon the tide had gone so far out that the old pilings stood up like the ribs of something sleeping.</w:t>
      </w:r>
    </w:p>
    <w:p>
      <w:r>
        <w:rPr/>
        <w:t>It was the sort of silence that has edges, and she walked carefully around it. Old Fenwick walked to the orchard wall before the light had properly decided to arrive.</w:t>
      </w:r>
      <w:r>
        <w:br/>
      </w:r>
      <w:r>
        <w:t>The wind came off the water smelling of rope and iron, and Old Fenwick let it push the hair back from her face. The map was wrong in three places, and each wrong place was marked with a small, careful star.</w:t>
      </w:r>
    </w:p>
    <w:p>
      <w:pPr>
        <w:jc w:val="center"/>
      </w:pPr>
      <w:r>
        <w:rPr/>
        <w:t>* * *</w:t>
      </w:r>
    </w:p>
    <w:p>
      <w:r>
        <w:rPr/>
        <w:tab/>
        <w:t>By noon the tide had gone so far out that the old pilings stood up like the ribs of something sleeping. The lamp at the orchard wall burned blue for a moment—only a moment—and then remembered itself. Old Fenwick counted the boats again. Eleven. There should have been twelve. Smoke rose from the cannery chimney even though the cannery had been shut for nine years. Tobias wrote the date on her wrist in ink, because paper in this town had a habit of going missing. Old Fenwick walked to the ferry landing before the light had properly decided to arrive.</w:t>
      </w:r>
    </w:p>
    <w:p>
      <w:r>
        <w:rPr/>
        <w:t xml:space="preserve">     There was a ledger on the table, its pages swollen with damp, and the last entry was written in a hand that shook. There was a ledger on the table, its pages swollen with damp, and the last entry was written in a hand that shook. Ida walked to the tide pools before the light had properly decided to arrive.</w:t>
      </w:r>
    </w:p>
    <w:p>
      <w:r>
        <w:rPr>
          <w:rFonts w:ascii="Georgia" w:hAnsi="Georgia"/>
        </w:rPr>
        <w:t>By noon the tide had gone so far out that the old pilings stood up like the ribs of something sleeping. "I know what I saw," Tobias said. "I'm not asking you to believe it. I'm asking you to come." Nobody in Hollow Reach said the word aloud, but everyone had been thinking it since the bell stopped ringing. Smoke rose from the cannery chimney even though the cannery had been shut for nine years.</w:t>
      </w:r>
    </w:p>
    <w:p>
      <w:r>
        <w:rPr/>
        <w:t xml:space="preserve">The wind came off the water smelling of rope and iron, and Maren let it push the hair back from her face. </w:t>
      </w:r>
      <w:r>
        <w:rPr>
          <w:i/>
        </w:rPr>
        <w:t>Don’t turn around, she told herself. Not yet.</w:t>
      </w:r>
      <w:r>
        <w:t xml:space="preserve"> “You’re late,” said Ida, though nobody had told her when to expect anyone. By noon the tide had gone so far out that the old pilings stood up like the ribs of something sleeping.</w:t>
      </w:r>
    </w:p>
    <w:p>
      <w:r>
        <w:rPr/>
        <w:t>The wind came off the water smelling of rope and iron, and Cass let it push the hair back from her face. “You’re late,” said Cass, though nobody had told her when to expect anyone.</w:t>
      </w:r>
      <w:r>
        <w:br/>
      </w:r>
      <w:r>
        <w:t>Tobias walked to the orchard wall before the light had properly decided to arrive. Rain began, thin and sideways, the kind that finds the gap in every collar.</w:t>
      </w:r>
    </w:p>
    <w:p>
      <w:pPr>
        <w:ind w:firstLine="432"/>
      </w:pPr>
      <w:r>
        <w:rPr/>
        <w:t>The lamp at the tide pools burned blue for a moment—only a moment—and then remembered itself. The lamp at the salt marsh burned blue for a moment—only a moment—and then remembered itself. By noon the tide had gone so far out that the old pilings stood up like the ribs of something sleeping. Ida walked to the lighthouse stair before the light had properly decided to arrive.</w:t>
      </w:r>
    </w:p>
    <w:p>
      <w:pPr>
        <w:ind w:firstLine="432"/>
      </w:pPr>
      <w:r>
        <w:rPr/>
        <w:t>It was the sort of silence that has edges, and she walked carefully around it. The wind came off the water smelling of rope and iron, and Ida let it push the hair back from her face. Ida counted the boats again. Eleven. There should have been twelve. Ida wrote the date on her wrist in ink, because paper in this town had a habit of going missing. Nobody in Hollow Reach said the word aloud, but everyone had been thinking it since the bell stopped ringing.</w:t>
      </w:r>
    </w:p>
    <w:p>
      <w:r>
        <w:rPr/>
        <w:tab/>
        <w:t>The lamp at the tide pools burned blue for a moment—only a moment—and then remembered itself. He said it the way people say the weather is turning -- as if it were a fact that could not be helped. The wind came off the water smelling of rope and iron, and Old Fenwick let it push the hair back from her face. The kettle ticked as it cooled. Somewhere below, a door opened and did not close. Old Fenwick walked to the cannery loft before the light had properly decided to arrive. Smoke rose from the cannery chimney even though the cannery had been shut for nine years.</w:t>
      </w:r>
    </w:p>
    <w:p>
      <w:r>
        <w:rPr/>
        <w:t xml:space="preserve">     Nobody in Hollow Reach said the word aloud, but everyone had been thinking it since the bell stopped ringing. The map was wrong in three places, and each wrong place was marked with a small, careful star. “You’re late,” said Old Fenwick, though nobody had told her when to expect anyone. The kettle ticked as it cooled. Somewhere below, a door opened and did not close. The kettle ticked as it cooled. Somewhere below, a door opened and did not close.</w:t>
      </w:r>
    </w:p>
    <w:p>
      <w:r>
        <w:rPr>
          <w:rFonts w:ascii="Times New Roman" w:hAnsi="Times New Roman"/>
        </w:rPr>
        <w:t>"I know what I saw," Cass said. "I'm not asking you to believe it. I'm asking you to come." "I know what I saw," Old Fenwick said. "I'm not asking you to believe it. I'm asking you to come." Tobias counted the boats again. Eleven. There should have been twelve. Ida wrote the date on her wrist in ink, because paper in this town had a habit of going missing. "I know what I saw," Old Fenwick said. "I'm not asking you to believe it. I'm asking you to come."</w:t>
      </w:r>
    </w:p>
    <w:p>
      <w:r>
        <w:rPr/>
        <w:t xml:space="preserve">Ida walked to the lighthouse stair before the light had properly decided to arrive. </w:t>
      </w:r>
      <w:r>
        <w:rPr>
          <w:i/>
        </w:rPr>
        <w:t>Don’t turn around, she told herself. Not yet.</w:t>
      </w:r>
      <w:r>
        <w:t xml:space="preserve"> It was the sort of silence that has edges, and she walked carefully around it. Ida counted the boats again. Eleven. There should have been twelve.</w:t>
      </w:r>
    </w:p>
    <w:p>
      <w:r>
        <w:rPr/>
        <w:t>Nobody in Hollow Reach said the word aloud, but everyone had been thinking it since the bell stopped ringing. He said it the way people say the weather is turning -- as if it were a fact that could not be helped.</w:t>
      </w:r>
      <w:r>
        <w:br/>
      </w:r>
      <w:r>
        <w:t>The map was wrong in three places, and each wrong place was marked with a small, careful star. By noon the tide had gone so far out that the old pilings stood up like the ribs of something sleeping.</w:t>
      </w:r>
    </w:p>
    <w:p>
      <w:r>
        <w:br w:type="page"/>
      </w:r>
    </w:p>
    <w:p/>
    <w:p/>
    <w:p/>
    <w:p/>
    <w:p/>
    <w:p>
      <w:pPr>
        <w:jc w:val="center"/>
      </w:pPr>
      <w:r>
        <w:rPr>
          <w:rFonts w:ascii="Cambria" w:hAnsi="Cambria"/>
          <w:b/>
          <w:sz w:val="40"/>
        </w:rPr>
        <w:t>Part Two: Salt and Lamplight</w:t>
      </w:r>
    </w:p>
    <w:p>
      <w:r>
        <w:br w:type="page"/>
      </w:r>
    </w:p>
    <w:p>
      <w:pPr>
        <w:jc w:val="center"/>
      </w:pPr>
      <w:r>
        <w:rPr>
          <w:b/>
          <w:sz w:val="36"/>
        </w:rPr>
        <w:t>Chapter 5</w:t>
      </w:r>
    </w:p>
    <w:p/>
    <w:p/>
    <w:p>
      <w:r>
        <w:rPr/>
        <w:tab/>
        <w:t>The wind came off the water smelling of rope and iron, and Ida let it push the hair back from her face. The wind came off the water smelling of rope and iron, and Cass let it push the hair back from her face. The wind came off the water smelling of rope and iron, and Ida let it push the hair back from her face. Maren wrote the date on her wrist in ink, because paper in this town had a habit of going missing.</w:t>
      </w:r>
    </w:p>
    <w:p>
      <w:r>
        <w:rPr/>
        <w:t xml:space="preserve">     “You’re late,” said Maren, though nobody had told her when to expect anyone. Rain began, thin and sideways, the kind that finds the gap in every collar. By noon the tide had gone so far out that the old pilings stood up like the ribs of something sleeping. “You’re late,” said Ida, though nobody had told her when to expect anyone.</w:t>
      </w:r>
    </w:p>
    <w:p>
      <w:r>
        <w:rPr>
          <w:rFonts w:ascii="Calibri" w:hAnsi="Calibri"/>
        </w:rPr>
        <w:t>There was a ledger on the table, its pages swollen with damp, and the last entry was written in a hand that shook. The lamp at the cannery loft burned blue for a moment—only a moment—and then remembered itself. He said it the way people say the weather is turning -- as if it were a fact that could not be helped. Old Fenwick walked to the tide pools before the light had properly decided to arrive. The kettle ticked as it cooled. Somewhere below, a door opened and did not close. He said it the way people say the weather is turning -- as if it were a fact that could not be helped.</w:t>
      </w:r>
    </w:p>
    <w:p>
      <w:r>
        <w:rPr/>
        <w:t xml:space="preserve">By noon the tide had gone so far out that the old pilings stood up like the ribs of something sleeping. </w:t>
      </w:r>
      <w:r>
        <w:rPr>
          <w:i/>
        </w:rPr>
        <w:t>Don’t turn around, she told herself. Not yet.</w:t>
      </w:r>
      <w:r>
        <w:t xml:space="preserve"> "I know what I saw," Tobias said. "I'm not asking you to believe it. I'm asking you to come." He said it the way people say the weather is turning -- as if it were a fact that could not be helped.</w:t>
      </w:r>
    </w:p>
    <w:p>
      <w:r>
        <w:rPr/>
        <w:t>“You’re late,” said Old Fenwick, though nobody had told her when to expect anyone. There was a ledger on the table, its pages swollen with damp, and the last entry was written in a hand that shook.</w:t>
      </w:r>
      <w:r>
        <w:br/>
      </w:r>
      <w:r>
        <w:t>The wind came off the water smelling of rope and iron, and Tobias let it push the hair back from her face. Ida wrote the date on her wrist in ink, because paper in this town had a habit of going missing.</w:t>
      </w:r>
    </w:p>
    <w:p>
      <w:pPr>
        <w:ind w:firstLine="432"/>
      </w:pPr>
      <w:r>
        <w:rPr/>
        <w:t>The kettle ticked as it cooled. Somewhere below, a door opened and did not close. She remembered her mother's hands folding nets, the quick knots, the way the twine bit and was forgiven. There was a ledger on the table, its pages swollen with damp, and the last entry was written in a hand that shook. It was the sort of silence that has edges, and she walked carefully around it. Rain began, thin and sideways, the kind that finds the gap in every collar.</w:t>
      </w:r>
    </w:p>
    <w:p>
      <w:pPr>
        <w:ind w:firstLine="432"/>
      </w:pPr>
      <w:r>
        <w:rPr/>
        <w:t>By noon the tide had gone so far out that the old pilings stood up like the ribs of something sleeping. The map was wrong in three places, and each wrong place was marked with a small, careful star. Cass walked to the lighthouse stair before the light had properly decided to arrive.</w:t>
      </w:r>
    </w:p>
    <w:p>
      <w:r>
        <w:rPr/>
        <w:tab/>
        <w:t>"I know what I saw," Old Fenwick said. "I'm not asking you to believe it. I'm asking you to come." It was the sort of silence that has edges, and she walked carefully around it. Gulls argued over something pale at the edge of the salt marsh, and she decided not to look closer. The map was wrong in three places, and each wrong place was marked with a small, careful star.</w:t>
      </w:r>
    </w:p>
    <w:p>
      <w:r>
        <w:rPr/>
        <w:t xml:space="preserve">     The kettle ticked as it cooled. Somewhere below, a door opened and did not close. Nobody in Hollow Reach said the word aloud, but everyone had been thinking it since the bell stopped ringing. Ida wrote the date on her wrist in ink, because paper in this town had a habit of going missing. The kettle ticked as it cooled. Somewhere below, a door opened and did not close.</w:t>
      </w:r>
    </w:p>
    <w:p>
      <w:r>
        <w:rPr>
          <w:rFonts w:ascii="Calibri" w:hAnsi="Calibri"/>
        </w:rPr>
        <w:t>Rain began, thin and sideways, the kind that finds the gap in every collar. Nobody in Hollow Reach said the word aloud, but everyone had been thinking it since the bell stopped ringing. The wind came off the water smelling of rope and iron, and Cass let it push the hair back from her face. “You’re late,” said Ida, though nobody had told her when to expect anyone.</w:t>
      </w:r>
    </w:p>
    <w:p/>
    <w:p/>
    <w:p>
      <w:r>
        <w:rPr/>
        <w:tab/>
        <w:t>It was the sort of silence that has edges, and she walked carefully around it. She remembered her mother's hands folding nets, the quick knots, the way the twine bit and was forgiven. "I know what I saw," Maren said. "I'm not asking you to believe it. I'm asking you to come."</w:t>
      </w:r>
    </w:p>
    <w:p>
      <w:r>
        <w:rPr/>
        <w:t xml:space="preserve">     Ida walked to the orchard wall before the light had properly decided to arrive. By noon the tide had gone so far out that the old pilings stood up like the ribs of something sleeping. There was a ledger on the table, its pages swollen with damp, and the last entry was written in a hand that shook. He said it the way people say the weather is turning -- as if it were a fact that could not be helped. The lamp at the ferry landing burned blue for a moment—only a moment—and then remembered itself.</w:t>
      </w:r>
    </w:p>
    <w:p>
      <w:r>
        <w:rPr>
          <w:rFonts w:ascii="Calibri" w:hAnsi="Calibri"/>
        </w:rPr>
        <w:t>There was a ledger on the table, its pages swollen with damp, and the last entry was written in a hand that shook. The map was wrong in three places, and each wrong place was marked with a small, careful star. Smoke rose from the cannery chimney even though the cannery had been shut for nine years. He said it the way people say the weather is turning -- as if it were a fact that could not be helped. Gulls argued over something pale at the edge of the ferry landing, and she decided not to look closer.</w:t>
      </w:r>
    </w:p>
    <w:p>
      <w:r>
        <w:rPr/>
        <w:t xml:space="preserve">Smoke rose from the cannery chimney even though the cannery had been shut for nine years. </w:t>
      </w:r>
      <w:r>
        <w:rPr>
          <w:i/>
        </w:rPr>
        <w:t>Don’t turn around, she told herself. Not yet.</w:t>
      </w:r>
      <w:r>
        <w:t xml:space="preserve"> There was a ledger on the table, its pages swollen with damp, and the last entry was written in a hand that shook. She remembered her mother's hands folding nets, the quick knots, the way the twine bit and was forgiven.</w:t>
      </w:r>
    </w:p>
    <w:p>
      <w:r>
        <w:rPr/>
        <w:t>It was the sort of silence that has edges, and she walked carefully around it. The map was wrong in three places, and each wrong place was marked with a small, careful star.</w:t>
      </w:r>
      <w:r>
        <w:br/>
      </w:r>
      <w:r>
        <w:t>The wind came off the water smelling of rope and iron, and Ida let it push the hair back from her face. The lamp at the lighthouse stair burned blue for a moment—only a moment—and then remembered itself.</w:t>
      </w:r>
    </w:p>
    <w:p>
      <w:pPr>
        <w:ind w:firstLine="432"/>
      </w:pPr>
      <w:r>
        <w:rPr/>
        <w:t>“You’re late,” said Old Fenwick, though nobody had told her when to expect anyone. The wind came off the water smelling of rope and iron, and Ida let it push the hair back from her face. Ida counted the boats again. Eleven. There should have been twelve. It was the sort of silence that has edges, and she walked carefully around it. There was a ledger on the table, its pages swollen with damp, and the last entry was written in a hand that shook. Nobody in Hollow Reach said the word aloud, but everyone had been thinking it since the bell stopped ringing.</w:t>
      </w:r>
    </w:p>
    <w:p>
      <w:pPr>
        <w:ind w:firstLine="432"/>
      </w:pPr>
      <w:r>
        <w:rPr/>
        <w:t>The map was wrong in three places, and each wrong place was marked with a small, careful star. Old Fenwick counted the boats again. Eleven. There should have been twelve. By noon the tide had gone so far out that the old pilings stood up like the ribs of something sleeping. The wind came off the water smelling of rope and iron, and Cass let it push the hair back from her face.</w:t>
      </w:r>
    </w:p>
    <w:p>
      <w:r>
        <w:rPr/>
        <w:tab/>
        <w:t>Smoke rose from the cannery chimney even though the cannery had been shut for nine years. There was a ledger on the table, its pages swollen with damp, and the last entry was written in a hand that shook. The map was wrong in three places, and each wrong place was marked with a small, careful star. He said it the way people say the weather is turning -- as if it were a fact that could not be helped. There was a ledger on the table, its pages swollen with damp, and the last entry was written in a hand that shook.</w:t>
      </w:r>
    </w:p>
    <w:p>
      <w:r>
        <w:rPr/>
        <w:t xml:space="preserve">     There was a ledger on the table, its pages swollen with damp, and the last entry was written in a hand that shook. The map was wrong in three places, and each wrong place was marked with a small, careful star. By noon the tide had gone so far out that the old pilings stood up like the ribs of something sleeping. Old Fenwick counted the boats again. Eleven. There should have been twelve.</w:t>
      </w:r>
    </w:p>
    <w:p>
      <w:r>
        <w:br w:type="page"/>
      </w:r>
    </w:p>
    <w:p>
      <w:pPr>
        <w:jc w:val="center"/>
      </w:pPr>
      <w:r>
        <w:rPr>
          <w:rFonts w:ascii="Georgia" w:hAnsi="Georgia"/>
          <w:sz w:val="32"/>
        </w:rPr>
        <w:t>CHAPTER SIX</w:t>
      </w:r>
    </w:p>
    <w:p/>
    <w:p/>
    <w:p>
      <w:r>
        <w:rPr/>
        <w:tab/>
        <w:t>Rain began, thin and sideways, the kind that finds the gap in every collar. Nobody in Hollow Reach said the word aloud, but everyone had been thinking it since the bell stopped ringing. By noon the tide had gone so far out that the old pilings stood up like the ribs of something sleeping. He said it the way people say the weather is turning -- as if it were a fact that could not be helped. Smoke rose from the cannery chimney even though the cannery had been shut for nine years. Smoke rose from the cannery chimney even though the cannery had been shut for nine years.</w:t>
      </w:r>
    </w:p>
    <w:p>
      <w:r>
        <w:rPr/>
        <w:t xml:space="preserve">     Ida wrote the date on her wrist in ink, because paper in this town had a habit of going missing. He said it the way people say the weather is turning -- as if it were a fact that could not be helped. The kettle ticked as it cooled. Somewhere below, a door opened and did not close. The lamp at the cannery loft burned blue for a moment—only a moment—and then remembered itself. Ida walked to the salt marsh before the light had properly decided to arrive. He said it the way people say the weather is turning -- as if it were a fact that could not be helped.</w:t>
      </w:r>
    </w:p>
    <w:p>
      <w:r>
        <w:rPr>
          <w:rFonts w:ascii="Calibri" w:hAnsi="Calibri"/>
        </w:rPr>
        <w:t>Ida wrote the date on her wrist in ink, because paper in this town had a habit of going missing. The kettle ticked as it cooled. Somewhere below, a door opened and did not close. Tobias walked to the orchard wall before the light had properly decided to arrive. Nobody in Hollow Reach said the word aloud, but everyone had been thinking it since the bell stopped ringing. By noon the tide had gone so far out that the old pilings stood up like the ribs of something sleeping.</w:t>
      </w:r>
    </w:p>
    <w:p>
      <w:r>
        <w:rPr/>
        <w:t xml:space="preserve">"I know what I saw," Maren said. </w:t>
      </w:r>
      <w:r>
        <w:rPr>
          <w:i/>
        </w:rPr>
        <w:t>Don’t turn around, she told herself. Not yet.</w:t>
      </w:r>
      <w:r>
        <w:t xml:space="preserve"> Old Fenwick counted the boats again. Eleven. There should have been twelve. Old Fenwick walked to the orchard wall before the light had properly decided to arrive.</w:t>
      </w:r>
    </w:p>
    <w:p>
      <w:r>
        <w:rPr/>
        <w:t>By noon the tide had gone so far out that the old pilings stood up like the ribs of something sleeping. "I know what I saw," Ida said. "I'm not asking you to believe it. I'm asking you to come."</w:t>
      </w:r>
      <w:r>
        <w:br/>
      </w:r>
      <w:r>
        <w:t>The lamp at the orchard wall burned blue for a moment—only a moment—and then remembered itself. The lamp at the ferry landing burned blue for a moment—only a moment—and then remembered itself.</w:t>
      </w:r>
    </w:p>
    <w:p>
      <w:pPr>
        <w:ind w:firstLine="432"/>
      </w:pPr>
      <w:r>
        <w:rPr/>
        <w:t>The lamp at the lighthouse stair burned blue for a moment—only a moment—and then remembered itself. Gulls argued over something pale at the edge of the lighthouse stair, and she decided not to look closer. Old Fenwick counted the boats again. Eleven. There should have been twelve. The lamp at the salt marsh burned blue for a moment—only a moment—and then remembered itself. Nobody in Hollow Reach said the word aloud, but everyone had been thinking it since the bell stopped ringing. He said it the way people say the weather is turning -- as if it were a fact that could not be helped.</w:t>
      </w:r>
    </w:p>
    <w:p>
      <w:pPr>
        <w:ind w:firstLine="432"/>
      </w:pPr>
      <w:r>
        <w:rPr/>
        <w:t>Maren walked to the ferry landing before the light had properly decided to arrive. She remembered her mother's hands folding nets, the quick knots, the way the twine bit and was forgiven. Rain began, thin and sideways, the kind that finds the gap in every collar. Smoke rose from the cannery chimney even though the cannery had been shut for nine years. The map was wrong in three places, and each wrong place was marked with a small, careful star. It was the sort of silence that has edges, and she walked carefully around it.</w:t>
      </w:r>
    </w:p>
    <w:p>
      <w:r>
        <w:rPr/>
        <w:tab/>
        <w:t>The wind came off the water smelling of rope and iron, and Cass let it push the hair back from her face. "I know what I saw," Old Fenwick said. "I'm not asking you to believe it. I'm asking you to come." Nobody in Hollow Reach said the word aloud, but everyone had been thinking it since the bell stopped ringing. There was a ledger on the table, its pages swollen with damp, and the last entry was written in a hand that shook. The map was wrong in three places, and each wrong place was marked with a small, careful star.</w:t>
      </w:r>
    </w:p>
    <w:p>
      <w:r>
        <w:rPr/>
        <w:t xml:space="preserve">     The kettle ticked as it cooled. Somewhere below, a door opened and did not close. The lamp at the orchard wall burned blue for a moment—only a moment—and then remembered itself. “You’re late,” said Cass, though nobody had told her when to expect anyone. Nobody in Hollow Reach said the word aloud, but everyone had been thinking it since the bell stopped ringing.</w:t>
      </w:r>
    </w:p>
    <w:p>
      <w:r>
        <w:rPr>
          <w:rFonts w:ascii="Georgia" w:hAnsi="Georgia"/>
        </w:rPr>
        <w:t>"I know what I saw," Maren said. "I'm not asking you to believe it. I'm asking you to come." The map was wrong in three places, and each wrong place was marked with a small, careful star. Rain began, thin and sideways, the kind that finds the gap in every collar. It was the sort of silence that has edges, and she walked carefully around it. Rain began, thin and sideways, the kind that finds the gap in every collar.</w:t>
      </w:r>
    </w:p>
    <w:p>
      <w:r>
        <w:rPr/>
        <w:t xml:space="preserve">It was the sort of silence that has edges, and she walked carefully around it. </w:t>
      </w:r>
      <w:r>
        <w:rPr>
          <w:i/>
        </w:rPr>
        <w:t>Don’t turn around, she told herself. Not yet.</w:t>
      </w:r>
      <w:r>
        <w:t xml:space="preserve"> Smoke rose from the cannery chimney even though the cannery had been shut for nine years. The lamp at the orchard wall burned blue for a moment—only a moment—and then remembered itself.</w:t>
      </w:r>
    </w:p>
    <w:p>
      <w:pPr>
        <w:jc w:val="center"/>
      </w:pPr>
      <w:r>
        <w:rPr/>
        <w:t>❦</w:t>
      </w:r>
    </w:p>
    <w:p>
      <w:r>
        <w:rPr/>
        <w:tab/>
        <w:t>The kettle ticked as it cooled. Somewhere below, a door opened and did not close. Smoke rose from the cannery chimney even though the cannery had been shut for nine years. Smoke rose from the cannery chimney even though the cannery had been shut for nine years.</w:t>
      </w:r>
    </w:p>
    <w:p>
      <w:r>
        <w:rPr/>
        <w:t xml:space="preserve">     It was the sort of silence that has edges, and she walked carefully around it. Tobias counted the boats again. Eleven. There should have been twelve. The map was wrong in three places, and each wrong place was marked with a small, careful star. There was a ledger on the table, its pages swollen with damp, and the last entry was written in a hand that shook.</w:t>
      </w:r>
    </w:p>
    <w:p>
      <w:r>
        <w:rPr>
          <w:rFonts w:ascii="Calibri" w:hAnsi="Calibri"/>
        </w:rPr>
        <w:t>By noon the tide had gone so far out that the old pilings stood up like the ribs of something sleeping. The wind came off the water smelling of rope and iron, and Maren let it push the hair back from her face. “You’re late,” said Tobias, though nobody had told her when to expect anyone. He said it the way people say the weather is turning -- as if it were a fact that could not be helped. Gulls argued over something pale at the edge of the lighthouse stair, and she decided not to look closer. There was a ledger on the table, its pages swollen with damp, and the last entry was written in a hand that shook.</w:t>
      </w:r>
    </w:p>
    <w:p>
      <w:r>
        <w:rPr/>
        <w:t xml:space="preserve">By noon the tide had gone so far out that the old pilings stood up like the ribs of something sleeping. </w:t>
      </w:r>
      <w:r>
        <w:rPr>
          <w:i/>
        </w:rPr>
        <w:t>Don’t turn around, she told herself. Not yet.</w:t>
      </w:r>
      <w:r>
        <w:t xml:space="preserve"> He said it the way people say the weather is turning -- as if it were a fact that could not be helped. The wind came off the water smelling of rope and iron, and Tobias let it push the hair back from her face.</w:t>
      </w:r>
    </w:p>
    <w:p>
      <w:r>
        <w:rPr/>
        <w:t>He said it the way people say the weather is turning -- as if it were a fact that could not be helped. The lamp at the ferry landing burned blue for a moment—only a moment—and then remembered itself.</w:t>
      </w:r>
      <w:r>
        <w:br/>
      </w:r>
      <w:r>
        <w:t>He said it the way people say the weather is turning -- as if it were a fact that could not be helped. Gulls argued over something pale at the edge of the cannery loft, and she decided not to look closer.</w:t>
      </w:r>
    </w:p>
    <w:p>
      <w:pPr>
        <w:ind w:firstLine="432"/>
      </w:pPr>
      <w:r>
        <w:rPr/>
        <w:t>Ida walked to the cannery loft before the light had properly decided to arrive. Smoke rose from the cannery chimney even though the cannery had been shut for nine years. “You’re late,” said Cass, though nobody had told her when to expect anyone. “You’re late,” said Old Fenwick, though nobody had told her when to expect anyone.</w:t>
      </w:r>
    </w:p>
    <w:p>
      <w:pPr>
        <w:ind w:firstLine="432"/>
      </w:pPr>
      <w:r>
        <w:rPr/>
        <w:t>There was a ledger on the table, its pages swollen with damp, and the last entry was written in a hand that shook. Smoke rose from the cannery chimney even though the cannery had been shut for nine years. The kettle ticked as it cooled. Somewhere below, a door opened and did not close.</w:t>
      </w:r>
    </w:p>
    <w:p>
      <w:r>
        <w:rPr/>
        <w:tab/>
        <w:t>He said it the way people say the weather is turning -- as if it were a fact that could not be helped. She remembered her mother's hands folding nets, the quick knots, the way the twine bit and was forgiven. Tobias counted the boats again. Eleven. There should have been twelve. Maren counted the boats again. Eleven. There should have been twelve. She remembered her mother's hands folding nets, the quick knots, the way the twine bit and was forgiven.</w:t>
      </w:r>
    </w:p>
    <w:p>
      <w:r>
        <w:rPr/>
        <w:t xml:space="preserve">     By noon the tide had gone so far out that the old pilings stood up like the ribs of something sleeping. "I know what I saw," Ida said. "I'm not asking you to believe it. I'm asking you to come." The lamp at the tide pools burned blue for a moment—only a moment—and then remembered itself. The kettle ticked as it cooled. Somewhere below, a door opened and did not close. The map was wrong in three places, and each wrong place was marked with a small, careful star. By noon the tide had gone so far out that the old pilings stood up like the ribs of something sleeping.</w:t>
      </w:r>
    </w:p>
    <w:p>
      <w:r>
        <w:br w:type="page"/>
      </w:r>
    </w:p>
    <w:p>
      <w:pPr>
        <w:jc w:val="center"/>
      </w:pPr>
      <w:r>
        <w:rPr>
          <w:b/>
          <w:sz w:val="36"/>
        </w:rPr>
        <w:t>Chapter 7</w:t>
      </w:r>
    </w:p>
    <w:p/>
    <w:p/>
    <w:p>
      <w:r>
        <w:rPr/>
        <w:tab/>
        <w:t>Smoke rose from the cannery chimney even though the cannery had been shut for nine years. The map was wrong in three places, and each wrong place was marked with a small, careful star. There was a ledger on the table, its pages swollen with damp, and the last entry was written in a hand that shook. Smoke rose from the cannery chimney even though the cannery had been shut for nine years. The lamp at the tide pools burned blue for a moment—only a moment—and then remembered itself.</w:t>
      </w:r>
    </w:p>
    <w:p>
      <w:r>
        <w:rPr/>
        <w:t xml:space="preserve">     Rain began, thin and sideways, the kind that finds the gap in every collar. Nobody in Hollow Reach said the word aloud, but everyone had been thinking it since the bell stopped ringing. “You’re late,” said Tobias, though nobody had told her when to expect anyone. There was a ledger on the table, its pages swollen with damp, and the last entry was written in a hand that shook.</w:t>
      </w:r>
    </w:p>
    <w:p>
      <w:r>
        <w:rPr>
          <w:rFonts w:ascii="Georgia" w:hAnsi="Georgia"/>
        </w:rPr>
        <w:t>The map was wrong in three places, and each wrong place was marked with a small, careful star. Nobody in Hollow Reach said the word aloud, but everyone had been thinking it since the bell stopped ringing. He said it the way people say the weather is turning -- as if it were a fact that could not be helped. The lamp at the lighthouse stair burned blue for a moment—only a moment—and then remembered itself. The lamp at the tide pools burned blue for a moment—only a moment—and then remembered itself.</w:t>
      </w:r>
    </w:p>
    <w:p>
      <w:r>
        <w:rPr/>
        <w:t xml:space="preserve">She remembered her mother's hands folding nets, the quick knots, the way the twine bit and was forgiven. </w:t>
      </w:r>
      <w:r>
        <w:rPr>
          <w:i/>
        </w:rPr>
        <w:t>Don’t turn around, she told herself. Not yet.</w:t>
      </w:r>
      <w:r>
        <w:t xml:space="preserve"> There was a ledger on the table, its pages swollen with damp, and the last entry was written in a hand that shook. There was a ledger on the table, its pages swollen with damp, and the last entry was written in a hand that shook.</w:t>
      </w:r>
    </w:p>
    <w:p>
      <w:r>
        <w:rPr/>
        <w:t>Gulls argued over something pale at the edge of the salt marsh, and she decided not to look closer. Cass wrote the date on her wrist in ink, because paper in this town had a habit of going missing.</w:t>
      </w:r>
      <w:r>
        <w:br/>
      </w:r>
      <w:r>
        <w:t>It was the sort of silence that has edges, and she walked carefully around it. Maren walked to the tide pools before the light had properly decided to arrive.</w:t>
      </w:r>
    </w:p>
    <w:p>
      <w:pPr>
        <w:ind w:firstLine="432"/>
      </w:pPr>
      <w:r>
        <w:rPr/>
        <w:t>The wind came off the water smelling of rope and iron, and Cass let it push the hair back from her face. The wind came off the water smelling of rope and iron, and Tobias let it push the hair back from her face. There was a ledger on the table, its pages swollen with damp, and the last entry was written in a hand that shook. The kettle ticked as it cooled. Somewhere below, a door opened and did not close. Nobody in Hollow Reach said the word aloud, but everyone had been thinking it since the bell stopped ringing.</w:t>
      </w:r>
    </w:p>
    <w:p>
      <w:pPr>
        <w:ind w:firstLine="432"/>
      </w:pPr>
      <w:r>
        <w:rPr/>
        <w:t>He said it the way people say the weather is turning -- as if it were a fact that could not be helped. Nobody in Hollow Reach said the word aloud, but everyone had been thinking it since the bell stopped ringing. By noon the tide had gone so far out that the old pilings stood up like the ribs of something sleeping. The map was wrong in three places, and each wrong place was marked with a small, careful star. The wind came off the water smelling of rope and iron, and Tobias let it push the hair back from her face. The map was wrong in three places, and each wrong place was marked with a small, careful star.</w:t>
      </w:r>
    </w:p>
    <w:p>
      <w:r>
        <w:rPr/>
        <w:tab/>
        <w:t>The wind came off the water smelling of rope and iron, and Cass let it push the hair back from her face. Gulls argued over something pale at the edge of the salt marsh, and she decided not to look closer. He said it the way people say the weather is turning -- as if it were a fact that could not be helped. He said it the way people say the weather is turning -- as if it were a fact that could not be helped.</w:t>
      </w:r>
    </w:p>
    <w:p>
      <w:r>
        <w:rPr/>
        <w:t xml:space="preserve">     "I know what I saw," Old Fenwick said. "I'm not asking you to believe it. I'm asking you to come." The kettle ticked as it cooled. Somewhere below, a door opened and did not close. Old Fenwick counted the boats again. Eleven. There should have been twelve. Tobias wrote the date on her wrist in ink, because paper in this town had a habit of going missing. He said it the way people say the weather is turning -- as if it were a fact that could not be helped.</w:t>
      </w:r>
    </w:p>
    <w:p>
      <w:r>
        <w:rPr>
          <w:rFonts w:ascii="Calibri" w:hAnsi="Calibri"/>
        </w:rPr>
        <w:t>Ida counted the boats again. Eleven. There should have been twelve. Rain began, thin and sideways, the kind that finds the gap in every collar. Cass counted the boats again. Eleven. There should have been twelve. He said it the way people say the weather is turning -- as if it were a fact that could not be helped. There was a ledger on the table, its pages swollen with damp, and the last entry was written in a hand that shook. Gulls argued over something pale at the edge of the orchard wall, and she decided not to look closer.</w:t>
      </w:r>
    </w:p>
    <w:p>
      <w:r>
        <w:rPr/>
        <w:t xml:space="preserve">The kettle ticked as it cooled. </w:t>
      </w:r>
      <w:r>
        <w:rPr>
          <w:i/>
        </w:rPr>
        <w:t>Don’t turn around, she told herself. Not yet.</w:t>
      </w:r>
      <w:r>
        <w:t xml:space="preserve"> Gulls argued over something pale at the edge of the cannery loft, and she decided not to look closer. By noon the tide had gone so far out that the old pilings stood up like the ribs of something sleeping.</w:t>
      </w:r>
    </w:p>
    <w:p>
      <w:r>
        <w:rPr/>
        <w:t>Tobias wrote the date on her wrist in ink, because paper in this town had a habit of going missing. “You’re late,” said Maren, though nobody had told her when to expect anyone.</w:t>
      </w:r>
      <w:r>
        <w:br/>
      </w:r>
      <w:r>
        <w:t>Nobody in Hollow Reach said the word aloud, but everyone had been thinking it since the bell stopped ringing. She remembered her mother's hands folding nets, the quick knots, the way the twine bit and was forgiven.</w:t>
      </w:r>
    </w:p>
    <w:p>
      <w:r>
        <w:rPr/>
        <w:t>***</w:t>
      </w:r>
    </w:p>
    <w:p>
      <w:r>
        <w:rPr/>
        <w:tab/>
        <w:t>Old Fenwick walked to the salt marsh before the light had properly decided to arrive. Rain began, thin and sideways, the kind that finds the gap in every collar. The map was wrong in three places, and each wrong place was marked with a small, careful star.</w:t>
      </w:r>
    </w:p>
    <w:p>
      <w:r>
        <w:rPr/>
        <w:t xml:space="preserve">     “You’re late,” said Old Fenwick, though nobody had told her when to expect anyone. "I know what I saw," Ida said. "I'm not asking you to believe it. I'm asking you to come." "I know what I saw," Tobias said. "I'm not asking you to believe it. I'm asking you to come." "I know what I saw," Ida said. "I'm not asking you to believe it. I'm asking you to come." The wind came off the water smelling of rope and iron, and Maren let it push the hair back from her face.</w:t>
      </w:r>
    </w:p>
    <w:p>
      <w:r>
        <w:rPr>
          <w:rFonts w:ascii="Times New Roman" w:hAnsi="Times New Roman"/>
        </w:rPr>
        <w:t>The wind came off the water smelling of rope and iron, and Tobias let it push the hair back from her face. It was the sort of silence that has edges, and she walked carefully around it. Gulls argued over something pale at the edge of the orchard wall, and she decided not to look closer. Nobody in Hollow Reach said the word aloud, but everyone had been thinking it since the bell stopped ringing. He said it the way people say the weather is turning -- as if it were a fact that could not be helped. By noon the tide had gone so far out that the old pilings stood up like the ribs of something sleeping.</w:t>
      </w:r>
    </w:p>
    <w:p>
      <w:r>
        <w:rPr/>
        <w:t xml:space="preserve">Tobias wrote the date on her wrist in ink, because paper in this town had a habit of going missing. </w:t>
      </w:r>
      <w:r>
        <w:rPr>
          <w:i/>
        </w:rPr>
        <w:t>Don’t turn around, she told herself. Not yet.</w:t>
      </w:r>
      <w:r>
        <w:t xml:space="preserve"> By noon the tide had gone so far out that the old pilings stood up like the ribs of something sleeping. Gulls argued over something pale at the edge of the cannery loft, and she decided not to look closer.</w:t>
      </w:r>
    </w:p>
    <w:p>
      <w:r>
        <w:rPr/>
        <w:t>Old Fenwick counted the boats again. Eleven. There should have been twelve. Nobody in Hollow Reach said the word aloud, but everyone had been thinking it since the bell stopped ringing.</w:t>
      </w:r>
      <w:r>
        <w:br/>
      </w:r>
      <w:r>
        <w:t>“You’re late,” said Cass, though nobody had told her when to expect anyone. Rain began, thin and sideways, the kind that finds the gap in every collar.</w:t>
      </w:r>
    </w:p>
    <w:p>
      <w:pPr>
        <w:ind w:firstLine="432"/>
      </w:pPr>
      <w:r>
        <w:rPr/>
        <w:t>"I know what I saw," Old Fenwick said. "I'm not asking you to believe it. I'm asking you to come." Ida counted the boats again. Eleven. There should have been twelve. The map was wrong in three places, and each wrong place was marked with a small, careful star. He said it the way people say the weather is turning -- as if it were a fact that could not be helped. Nobody in Hollow Reach said the word aloud, but everyone had been thinking it since the bell stopped ringing. "I know what I saw," Cass said. "I'm not asking you to believe it. I'm asking you to come."</w:t>
      </w:r>
    </w:p>
    <w:p>
      <w:pPr>
        <w:ind w:firstLine="432"/>
      </w:pPr>
      <w:r>
        <w:rPr/>
        <w:t>"I know what I saw," Cass said. "I'm not asking you to believe it. I'm asking you to come." By noon the tide had gone so far out that the old pilings stood up like the ribs of something sleeping. There was a ledger on the table, its pages swollen with damp, and the last entry was written in a hand that shook. The kettle ticked as it cooled. Somewhere below, a door opened and did not close. There was a ledger on the table, its pages swollen with damp, and the last entry was written in a hand that shook. There was a ledger on the table, its pages swollen with damp, and the last entry was written in a hand that shook.</w:t>
      </w:r>
    </w:p>
    <w:p>
      <w:r>
        <w:rPr/>
        <w:tab/>
        <w:t>Tobias wrote the date on her wrist in ink, because paper in this town had a habit of going missing. By noon the tide had gone so far out that the old pilings stood up like the ribs of something sleeping. There was a ledger on the table, its pages swollen with damp, and the last entry was written in a hand that shook. Nobody in Hollow Reach said the word aloud, but everyone had been thinking it since the bell stopped ringing. Nobody in Hollow Reach said the word aloud, but everyone had been thinking it since the bell stopped ringing.</w:t>
      </w:r>
    </w:p>
    <w:p>
      <w:r>
        <w:rPr/>
        <w:t xml:space="preserve">     The map was wrong in three places, and each wrong place was marked with a small, careful star. The lamp at the salt marsh burned blue for a moment—only a moment—and then remembered itself. The kettle ticked as it cooled. Somewhere below, a door opened and did not close.</w:t>
      </w:r>
    </w:p>
    <w:p>
      <w:r>
        <w:rPr>
          <w:rFonts w:ascii="Times New Roman" w:hAnsi="Times New Roman"/>
        </w:rPr>
        <w:t>Ida counted the boats again. Eleven. There should have been twelve. The wind came off the water smelling of rope and iron, and Old Fenwick let it push the hair back from her face. The wind came off the water smelling of rope and iron, and Ida let it push the hair back from her face.</w:t>
      </w:r>
    </w:p>
    <w:p>
      <w:pPr>
        <w:jc w:val="center"/>
      </w:pPr>
      <w:r>
        <w:rPr/>
        <w:t>#</w:t>
      </w:r>
    </w:p>
    <w:p>
      <w:r>
        <w:rPr/>
        <w:tab/>
        <w:t>Rain began, thin and sideways, the kind that finds the gap in every collar. Old Fenwick counted the boats again. Eleven. There should have been twelve. The kettle ticked as it cooled. Somewhere below, a door opened and did not close. "I know what I saw," Tobias said. "I'm not asking you to believe it. I'm asking you to come." “You’re late,” said Maren, though nobody had told her when to expect anyone. There was a ledger on the table, its pages swollen with damp, and the last entry was written in a hand that shook.</w:t>
      </w:r>
    </w:p>
    <w:p>
      <w:r>
        <w:rPr/>
        <w:t xml:space="preserve">     Maren wrote the date on her wrist in ink, because paper in this town had a habit of going missing. "I know what I saw," Maren said. "I'm not asking you to believe it. I'm asking you to come." Smoke rose from the cannery chimney even though the cannery had been shut for nine years. There was a ledger on the table, its pages swollen with damp, and the last entry was written in a hand that shook. He said it the way people say the weather is turning -- as if it were a fact that could not be helped.</w:t>
      </w:r>
    </w:p>
    <w:p>
      <w:r>
        <w:rPr>
          <w:rFonts w:ascii="Georgia" w:hAnsi="Georgia"/>
        </w:rPr>
        <w:t>By noon the tide had gone so far out that the old pilings stood up like the ribs of something sleeping. By noon the tide had gone so far out that the old pilings stood up like the ribs of something sleeping. Maren wrote the date on her wrist in ink, because paper in this town had a habit of going missing. She remembered her mother's hands folding nets, the quick knots, the way the twine bit and was forgiven.</w:t>
      </w:r>
    </w:p>
    <w:p>
      <w:r>
        <w:rPr/>
        <w:t xml:space="preserve">The lamp at the orchard wall burned blue for a moment—only a moment—and then remembered itself. </w:t>
      </w:r>
      <w:r>
        <w:rPr>
          <w:i/>
        </w:rPr>
        <w:t>Don’t turn around, she told herself. Not yet.</w:t>
      </w:r>
      <w:r>
        <w:t xml:space="preserve"> The wind came off the water smelling of rope and iron, and Maren let it push the hair back from her face. Gulls argued over something pale at the edge of the tide pools, and she decided not to look closer.</w:t>
      </w:r>
    </w:p>
    <w:p>
      <w:r>
        <w:rPr/>
        <w:t>"I know what I saw," Old Fenwick said. "I'm not asking you to believe it. I'm asking you to come." By noon the tide had gone so far out that the old pilings stood up like the ribs of something sleeping.</w:t>
      </w:r>
      <w:r>
        <w:br/>
      </w:r>
      <w:r>
        <w:t>“You’re late,” said Maren, though nobody had told her when to expect anyone. Ida wrote the date on her wrist in ink, because paper in this town had a habit of going missing.</w:t>
      </w:r>
    </w:p>
    <w:p>
      <w:pPr>
        <w:ind w:firstLine="432"/>
      </w:pPr>
      <w:r>
        <w:rPr/>
        <w:t>He said it the way people say the weather is turning -- as if it were a fact that could not be helped. The wind came off the water smelling of rope and iron, and Tobias let it push the hair back from her face. Ida counted the boats again. Eleven. There should have been twelve.</w:t>
      </w:r>
    </w:p>
    <w:p>
      <w:pPr>
        <w:ind w:firstLine="432"/>
      </w:pPr>
      <w:r>
        <w:rPr/>
        <w:t>Nobody in Hollow Reach said the word aloud, but everyone had been thinking it since the bell stopped ringing. "I know what I saw," Cass said. "I'm not asking you to believe it. I'm asking you to come." The map was wrong in three places, and each wrong place was marked with a small, careful star. The wind came off the water smelling of rope and iron, and Cass let it push the hair back from her face. The kettle ticked as it cooled. Somewhere below, a door opened and did not close.</w:t>
      </w:r>
    </w:p>
    <w:p>
      <w:r>
        <w:rPr/>
        <w:tab/>
        <w:t>"I know what I saw," Ida said. "I'm not asking you to believe it. I'm asking you to come." Maren counted the boats again. Eleven. There should have been twelve. “You’re late,” said Ida, though nobody had told her when to expect anyone.</w:t>
      </w:r>
    </w:p>
    <w:p>
      <w:r>
        <w:rPr/>
        <w:t xml:space="preserve">     "I know what I saw," Cass said. "I'm not asking you to believe it. I'm asking you to come." The lamp at the ferry landing burned blue for a moment—only a moment—and then remembered itself. “You’re late,” said Ida, though nobody had told her when to expect anyone. The map was wrong in three places, and each wrong place was marked with a small, careful star.</w:t>
      </w:r>
    </w:p>
    <w:p>
      <w:r>
        <w:rPr>
          <w:rFonts w:ascii="Times New Roman" w:hAnsi="Times New Roman"/>
        </w:rPr>
        <w:t>"I know what I saw," Tobias said. "I'm not asking you to believe it. I'm asking you to come." The kettle ticked as it cooled. Somewhere below, a door opened and did not close. By noon the tide had gone so far out that the old pilings stood up like the ribs of something sleeping. The lamp at the lighthouse stair burned blue for a moment—only a moment—and then remembered itself.</w:t>
      </w:r>
    </w:p>
    <w:p>
      <w:r>
        <w:br w:type="page"/>
      </w:r>
    </w:p>
    <w:p>
      <w:pPr>
        <w:jc w:val="center"/>
      </w:pPr>
      <w:r>
        <w:rPr>
          <w:rFonts w:ascii="Georgia" w:hAnsi="Georgia"/>
          <w:sz w:val="32"/>
        </w:rPr>
        <w:t>CHAPTER EIGHT</w:t>
      </w:r>
    </w:p>
    <w:p/>
    <w:p/>
    <w:p>
      <w:r>
        <w:rPr/>
        <w:tab/>
        <w:t>Rain began, thin and sideways, the kind that finds the gap in every collar. Smoke rose from the cannery chimney even though the cannery had been shut for nine years. The kettle ticked as it cooled. Somewhere below, a door opened and did not close. Gulls argued over something pale at the edge of the orchard wall, and she decided not to look closer. "I know what I saw," Old Fenwick said. "I'm not asking you to believe it. I'm asking you to come."</w:t>
      </w:r>
    </w:p>
    <w:p>
      <w:r>
        <w:rPr/>
        <w:t xml:space="preserve">     Nobody in Hollow Reach said the word aloud, but everyone had been thinking it since the bell stopped ringing. Gulls argued over something pale at the edge of the lighthouse stair, and she decided not to look closer. Smoke rose from the cannery chimney even though the cannery had been shut for nine years. She remembered her mother's hands folding nets, the quick knots, the way the twine bit and was forgiven. Tobias walked to the ferry landing before the light had properly decided to arrive. The lamp at the salt marsh burned blue for a moment—only a moment—and then remembered itself.</w:t>
      </w:r>
    </w:p>
    <w:p>
      <w:r>
        <w:rPr>
          <w:rFonts w:ascii="Georgia" w:hAnsi="Georgia"/>
        </w:rPr>
        <w:t>The map was wrong in three places, and each wrong place was marked with a small, careful star. He said it the way people say the weather is turning -- as if it were a fact that could not be helped. The wind came off the water smelling of rope and iron, and Maren let it push the hair back from her face. “You’re late,” said Tobias, though nobody had told her when to expect anyone. The kettle ticked as it cooled. Somewhere below, a door opened and did not close.</w:t>
      </w:r>
    </w:p>
    <w:p>
      <w:r>
        <w:rPr/>
        <w:t xml:space="preserve">“You’re late,” said Maren, though nobody had told her when to expect anyone. </w:t>
      </w:r>
      <w:r>
        <w:rPr>
          <w:i/>
        </w:rPr>
        <w:t>Don’t turn around, she told herself. Not yet.</w:t>
      </w:r>
      <w:r>
        <w:t xml:space="preserve"> “You’re late,” said Tobias, though nobody had told her when to expect anyone. It was the sort of silence that has edges, and she walked carefully around it.</w:t>
      </w:r>
    </w:p>
    <w:p>
      <w:r>
        <w:rPr/>
        <w:t>Tobias walked to the salt marsh before the light had properly decided to arrive. Cass counted the boats again. Eleven. There should have been twelve.</w:t>
      </w:r>
      <w:r>
        <w:br/>
      </w:r>
      <w:r>
        <w:t>"I know what I saw," Ida said. "I'm not asking you to believe it. I'm asking you to come." "I know what I saw," Cass said. "I'm not asking you to believe it. I'm asking you to come."</w:t>
      </w:r>
    </w:p>
    <w:p>
      <w:pPr>
        <w:ind w:firstLine="432"/>
      </w:pPr>
      <w:r>
        <w:rPr/>
        <w:t>“You’re late,” said Tobias, though nobody had told her when to expect anyone. She remembered her mother's hands folding nets, the quick knots, the way the twine bit and was forgiven. Rain began, thin and sideways, the kind that finds the gap in every collar. By noon the tide had gone so far out that the old pilings stood up like the ribs of something sleeping.</w:t>
      </w:r>
    </w:p>
    <w:p>
      <w:pPr>
        <w:ind w:firstLine="432"/>
      </w:pPr>
      <w:r>
        <w:rPr/>
        <w:t>The map was wrong in three places, and each wrong place was marked with a small, careful star. Ida counted the boats again. Eleven. There should have been twelve. Smoke rose from the cannery chimney even though the cannery had been shut for nine years. "I know what I saw," Tobias said. "I'm not asking you to believe it. I'm asking you to come." He said it the way people say the weather is turning -- as if it were a fact that could not be helped.</w:t>
      </w:r>
    </w:p>
    <w:p>
      <w:r>
        <w:rPr/>
        <w:tab/>
        <w:t>Maren counted the boats again. Eleven. There should have been twelve. Smoke rose from the cannery chimney even though the cannery had been shut for nine years. Smoke rose from the cannery chimney even though the cannery had been shut for nine years.</w:t>
      </w:r>
    </w:p>
    <w:p>
      <w:r>
        <w:rPr/>
        <w:t xml:space="preserve">     Tobias counted the boats again. Eleven. There should have been twelve. Gulls argued over something pale at the edge of the ferry landing, and she decided not to look closer. "I know what I saw," Tobias said. "I'm not asking you to believe it. I'm asking you to come." Tobias wrote the date on her wrist in ink, because paper in this town had a habit of going missing. "I know what I saw," Old Fenwick said. "I'm not asking you to believe it. I'm asking you to come."</w:t>
      </w:r>
    </w:p>
    <w:p>
      <w:r>
        <w:rPr>
          <w:rFonts w:ascii="Calibri" w:hAnsi="Calibri"/>
        </w:rPr>
        <w:t>“You’re late,” said Maren, though nobody had told her when to expect anyone. Maren walked to the tide pools before the light had properly decided to arrive. The lamp at the ferry landing burned blue for a moment—only a moment—and then remembered itself. He said it the way people say the weather is turning -- as if it were a fact that could not be helped.</w:t>
      </w:r>
    </w:p>
    <w:p>
      <w:pPr>
        <w:jc w:val="center"/>
      </w:pPr>
      <w:r>
        <w:rPr/>
        <w:t>* * *</w:t>
      </w:r>
    </w:p>
    <w:p>
      <w:r>
        <w:rPr/>
        <w:tab/>
        <w:t>Ida walked to the ferry landing before the light had properly decided to arrive. She remembered her mother's hands folding nets, the quick knots, the way the twine bit and was forgiven. He said it the way people say the weather is turning -- as if it were a fact that could not be helped. “You’re late,” said Old Fenwick, though nobody had told her when to expect anyone.</w:t>
      </w:r>
    </w:p>
    <w:p>
      <w:r>
        <w:rPr/>
        <w:t xml:space="preserve">     Rain began, thin and sideways, the kind that finds the gap in every collar. Gulls argued over something pale at the edge of the lighthouse stair, and she decided not to look closer. Ida counted the boats again. Eleven. There should have been twelve. Nobody in Hollow Reach said the word aloud, but everyone had been thinking it since the bell stopped ringing. Tobias wrote the date on her wrist in ink, because paper in this town had a habit of going missing.</w:t>
      </w:r>
    </w:p>
    <w:p>
      <w:r>
        <w:rPr>
          <w:rFonts w:ascii="Times New Roman" w:hAnsi="Times New Roman"/>
        </w:rPr>
        <w:t>By noon the tide had gone so far out that the old pilings stood up like the ribs of something sleeping. The wind came off the water smelling of rope and iron, and Tobias let it push the hair back from her face. "I know what I saw," Maren said. "I'm not asking you to believe it. I'm asking you to come." Gulls argued over something pale at the edge of the salt marsh, and she decided not to look closer. Rain began, thin and sideways, the kind that finds the gap in every collar.</w:t>
      </w:r>
    </w:p>
    <w:p>
      <w:r>
        <w:rPr/>
        <w:t xml:space="preserve">Ida counted the boats again. </w:t>
      </w:r>
      <w:r>
        <w:rPr>
          <w:i/>
        </w:rPr>
        <w:t>Don’t turn around, she told herself. Not yet.</w:t>
      </w:r>
      <w:r>
        <w:t xml:space="preserve"> The lamp at the cannery loft burned blue for a moment—only a moment—and then remembered itself. “You’re late,” said Old Fenwick, though nobody had told her when to expect anyone.</w:t>
      </w:r>
    </w:p>
    <w:p>
      <w:r>
        <w:rPr/>
        <w:t>It was the sort of silence that has edges, and she walked carefully around it. Maren walked to the lighthouse stair before the light had properly decided to arrive.</w:t>
      </w:r>
      <w:r>
        <w:br/>
      </w:r>
      <w:r>
        <w:t>Nobody in Hollow Reach said the word aloud, but everyone had been thinking it since the bell stopped ringing. Tobias wrote the date on her wrist in ink, because paper in this town had a habit of going missing.</w:t>
      </w:r>
    </w:p>
    <w:p>
      <w:pPr>
        <w:ind w:firstLine="432"/>
      </w:pPr>
      <w:r>
        <w:rPr/>
        <w:t>Tobias walked to the salt marsh before the light had properly decided to arrive. Smoke rose from the cannery chimney even though the cannery had been shut for nine years. Smoke rose from the cannery chimney even though the cannery had been shut for nine years. The map was wrong in three places, and each wrong place was marked with a small, careful star. Nobody in Hollow Reach said the word aloud, but everyone had been thinking it since the bell stopped ringing. He said it the way people say the weather is turning -- as if it were a fact that could not be helped.</w:t>
      </w:r>
    </w:p>
    <w:p>
      <w:pPr>
        <w:ind w:firstLine="432"/>
      </w:pPr>
      <w:r>
        <w:rPr/>
        <w:t>Ida walked to the lighthouse stair before the light had properly decided to arrive. Nobody in Hollow Reach said the word aloud, but everyone had been thinking it since the bell stopped ringing. The map was wrong in three places, and each wrong place was marked with a small, careful star. Smoke rose from the cannery chimney even though the cannery had been shut for nine years.</w:t>
      </w:r>
    </w:p>
    <w:p>
      <w:r>
        <w:rPr/>
        <w:tab/>
        <w:t>“You’re late,” said Maren, though nobody had told her when to expect anyone. By noon the tide had gone so far out that the old pilings stood up like the ribs of something sleeping. Smoke rose from the cannery chimney even though the cannery had been shut for nine years.</w:t>
      </w:r>
    </w:p>
    <w:p>
      <w:r>
        <w:rPr/>
        <w:t xml:space="preserve">     She remembered her mother's hands folding nets, the quick knots, the way the twine bit and was forgiven. “You’re late,” said Cass, though nobody had told her when to expect anyone. The lamp at the cannery loft burned blue for a moment—only a moment—and then remembered itself. The lamp at the salt marsh burned blue for a moment—only a moment—and then remembered itself. Tobias walked to the orchard wall before the light had properly decided to arrive. The map was wrong in three places, and each wrong place was marked with a small, careful star.</w:t>
      </w:r>
    </w:p>
    <w:p>
      <w:r>
        <w:rPr>
          <w:rFonts w:ascii="Times New Roman" w:hAnsi="Times New Roman"/>
        </w:rPr>
        <w:t>He said it the way people say the weather is turning -- as if it were a fact that could not be helped. There was a ledger on the table, its pages swollen with damp, and the last entry was written in a hand that shook. The wind came off the water smelling of rope and iron, and Maren let it push the hair back from her face. Smoke rose from the cannery chimney even though the cannery had been shut for nine years. By noon the tide had gone so far out that the old pilings stood up like the ribs of something sleeping. “You’re late,” said Old Fenwick, though nobody had told her when to expect anyone.</w:t>
      </w:r>
    </w:p>
    <w:p>
      <w:r>
        <w:rPr/>
        <w:t xml:space="preserve">Cass wrote the date on her wrist in ink, because paper in this town had a habit of going missing. </w:t>
      </w:r>
      <w:r>
        <w:rPr>
          <w:i/>
        </w:rPr>
        <w:t>Don’t turn around, she told herself. Not yet.</w:t>
      </w:r>
      <w:r>
        <w:t xml:space="preserve"> Smoke rose from the cannery chimney even though the cannery had been shut for nine years. She remembered her mother's hands folding nets, the quick knots, the way the twine bit and was forgiven.</w:t>
      </w:r>
    </w:p>
    <w:p>
      <w:r>
        <w:rPr/>
        <w:t>Gulls argued over something pale at the edge of the tide pools, and she decided not to look closer. By noon the tide had gone so far out that the old pilings stood up like the ribs of something sleeping.</w:t>
      </w:r>
      <w:r>
        <w:br/>
      </w:r>
      <w:r>
        <w:t>The wind came off the water smelling of rope and iron, and Ida let it push the hair back from her face. "I know what I saw," Old Fenwick said. "I'm not asking you to believe it. I'm asking you to come."</w:t>
      </w:r>
    </w:p>
    <w:p>
      <w:r>
        <w:br w:type="page"/>
      </w:r>
    </w:p>
    <w:p/>
    <w:p/>
    <w:p/>
    <w:p/>
    <w:p/>
    <w:p>
      <w:pPr>
        <w:jc w:val="center"/>
      </w:pPr>
      <w:r>
        <w:rPr>
          <w:rFonts w:ascii="Cambria" w:hAnsi="Cambria"/>
          <w:b/>
          <w:sz w:val="40"/>
        </w:rPr>
        <w:t>Part Three: The Twelfth Boat</w:t>
      </w:r>
    </w:p>
    <w:p>
      <w:r>
        <w:br w:type="page"/>
      </w:r>
    </w:p>
    <w:p>
      <w:pPr>
        <w:pStyle w:val="Heading1"/>
      </w:pPr>
      <w:r>
        <w:t>Chapter 9: Blue Flame</w:t>
      </w:r>
    </w:p>
    <w:p/>
    <w:p/>
    <w:p>
      <w:r>
        <w:rPr/>
        <w:tab/>
        <w:t>The lamp at the lighthouse stair burned blue for a moment—only a moment—and then remembered itself. "I know what I saw," Cass said. "I'm not asking you to believe it. I'm asking you to come." Rain began, thin and sideways, the kind that finds the gap in every collar. Nobody in Hollow Reach said the word aloud, but everyone had been thinking it since the bell stopped ringing. Rain began, thin and sideways, the kind that finds the gap in every collar.</w:t>
      </w:r>
    </w:p>
    <w:p>
      <w:r>
        <w:rPr/>
        <w:t xml:space="preserve">     By noon the tide had gone so far out that the old pilings stood up like the ribs of something sleeping. Gulls argued over something pale at the edge of the salt marsh, and she decided not to look closer. Tobias walked to the lighthouse stair before the light had properly decided to arrive.</w:t>
      </w:r>
    </w:p>
    <w:p>
      <w:r>
        <w:rPr>
          <w:rFonts w:ascii="Georgia" w:hAnsi="Georgia"/>
        </w:rPr>
        <w:t>The map was wrong in three places, and each wrong place was marked with a small, careful star. "I know what I saw," Cass said. "I'm not asking you to believe it. I'm asking you to come." The lamp at the ferry landing burned blue for a moment—only a moment—and then remembered itself. Smoke rose from the cannery chimney even though the cannery had been shut for nine years. She remembered her mother's hands folding nets, the quick knots, the way the twine bit and was forgiven. Gulls argued over something pale at the edge of the tide pools, and she decided not to look closer.</w:t>
      </w:r>
    </w:p>
    <w:p>
      <w:r>
        <w:rPr/>
        <w:t xml:space="preserve">“You’re late,” said Ida, though nobody had told her when to expect anyone. </w:t>
      </w:r>
      <w:r>
        <w:rPr>
          <w:i/>
        </w:rPr>
        <w:t>Don’t turn around, she told herself. Not yet.</w:t>
      </w:r>
      <w:r>
        <w:t xml:space="preserve"> The wind came off the water smelling of rope and iron, and Old Fenwick let it push the hair back from her face. "I know what I saw," Maren said. "I'm not asking you to believe it. I'm asking you to come."</w:t>
      </w:r>
    </w:p>
    <w:p>
      <w:r>
        <w:rPr/>
        <w:t>Nobody in Hollow Reach said the word aloud, but everyone had been thinking it since the bell stopped ringing. The lamp at the orchard wall burned blue for a moment—only a moment—and then remembered itself.</w:t>
      </w:r>
      <w:r>
        <w:br/>
      </w:r>
      <w:r>
        <w:t>It was the sort of silence that has edges, and she walked carefully around it. Maren walked to the orchard wall before the light had properly decided to arrive.</w:t>
      </w:r>
    </w:p>
    <w:p>
      <w:pPr>
        <w:ind w:firstLine="432"/>
      </w:pPr>
      <w:r>
        <w:rPr/>
        <w:t>By noon the tide had gone so far out that the old pilings stood up like the ribs of something sleeping. Tobias wrote the date on her wrist in ink, because paper in this town had a habit of going missing. By noon the tide had gone so far out that the old pilings stood up like the ribs of something sleeping. Cass counted the boats again. Eleven. There should have been twelve. He said it the way people say the weather is turning -- as if it were a fact that could not be helped. Smoke rose from the cannery chimney even though the cannery had been shut for nine years.</w:t>
      </w:r>
    </w:p>
    <w:p>
      <w:pPr>
        <w:ind w:firstLine="432"/>
      </w:pPr>
      <w:r>
        <w:rPr/>
        <w:t>Smoke rose from the cannery chimney even though the cannery had been shut for nine years. By noon the tide had gone so far out that the old pilings stood up like the ribs of something sleeping. He said it the way people say the weather is turning -- as if it were a fact that could not be helped. Maren walked to the cannery loft before the light had properly decided to arrive. Nobody in Hollow Reach said the word aloud, but everyone had been thinking it since the bell stopped ringing.</w:t>
      </w:r>
    </w:p>
    <w:p>
      <w:r>
        <w:rPr/>
        <w:tab/>
        <w:t>The wind came off the water smelling of rope and iron, and Tobias let it push the hair back from her face. “You’re late,” said Old Fenwick, though nobody had told her when to expect anyone. Smoke rose from the cannery chimney even though the cannery had been shut for nine years. Old Fenwick counted the boats again. Eleven. There should have been twelve. Ida counted the boats again. Eleven. There should have been twelve. The kettle ticked as it cooled. Somewhere below, a door opened and did not close.</w:t>
      </w:r>
    </w:p>
    <w:p>
      <w:r>
        <w:rPr/>
        <w:t xml:space="preserve">     Smoke rose from the cannery chimney even though the cannery had been shut for nine years. She remembered her mother's hands folding nets, the quick knots, the way the twine bit and was forgiven. The lamp at the tide pools burned blue for a moment—only a moment—and then remembered itself. Rain began, thin and sideways, the kind that finds the gap in every collar.</w:t>
      </w:r>
    </w:p>
    <w:p>
      <w:r>
        <w:rPr>
          <w:rFonts w:ascii="Calibri" w:hAnsi="Calibri"/>
        </w:rPr>
        <w:t>The wind came off the water smelling of rope and iron, and Ida let it push the hair back from her face. He said it the way people say the weather is turning -- as if it were a fact that could not be helped. Smoke rose from the cannery chimney even though the cannery had been shut for nine years. The kettle ticked as it cooled. Somewhere below, a door opened and did not close. The kettle ticked as it cooled. Somewhere below, a door opened and did not close. "I know what I saw," Old Fenwick said. "I'm not asking you to believe it. I'm asking you to come."</w:t>
      </w:r>
    </w:p>
    <w:p/>
    <w:p/>
    <w:p>
      <w:r>
        <w:rPr/>
        <w:tab/>
        <w:t>“You’re late,” said Tobias, though nobody had told her when to expect anyone. Smoke rose from the cannery chimney even though the cannery had been shut for nine years. “You’re late,” said Maren, though nobody had told her when to expect anyone. Nobody in Hollow Reach said the word aloud, but everyone had been thinking it since the bell stopped ringing. “You’re late,” said Maren, though nobody had told her when to expect anyone.</w:t>
      </w:r>
    </w:p>
    <w:p>
      <w:r>
        <w:rPr/>
        <w:t xml:space="preserve">     By noon the tide had gone so far out that the old pilings stood up like the ribs of something sleeping. The kettle ticked as it cooled. Somewhere below, a door opened and did not close. By noon the tide had gone so far out that the old pilings stood up like the ribs of something sleeping. By noon the tide had gone so far out that the old pilings stood up like the ribs of something sleeping.</w:t>
      </w:r>
    </w:p>
    <w:p>
      <w:r>
        <w:rPr>
          <w:rFonts w:ascii="Times New Roman" w:hAnsi="Times New Roman"/>
        </w:rPr>
        <w:t>Gulls argued over something pale at the edge of the tide pools, and she decided not to look closer. There was a ledger on the table, its pages swollen with damp, and the last entry was written in a hand that shook. Nobody in Hollow Reach said the word aloud, but everyone had been thinking it since the bell stopped ringing.</w:t>
      </w:r>
    </w:p>
    <w:p>
      <w:r>
        <w:rPr/>
        <w:t xml:space="preserve">Smoke rose from the cannery chimney even though the cannery had been shut for nine years. </w:t>
      </w:r>
      <w:r>
        <w:rPr>
          <w:i/>
        </w:rPr>
        <w:t>Don’t turn around, she told herself. Not yet.</w:t>
      </w:r>
      <w:r>
        <w:t xml:space="preserve"> The kettle ticked as it cooled. Somewhere below, a door opened and did not close. By noon the tide had gone so far out that the old pilings stood up like the ribs of something sleeping.</w:t>
      </w:r>
    </w:p>
    <w:p>
      <w:r>
        <w:rPr/>
        <w:t>Maren counted the boats again. Eleven. There should have been twelve. By noon the tide had gone so far out that the old pilings stood up like the ribs of something sleeping.</w:t>
      </w:r>
      <w:r>
        <w:br/>
      </w:r>
      <w:r>
        <w:t>“You’re late,” said Cass, though nobody had told her when to expect anyone. Ida counted the boats again. Eleven. There should have been twelve.</w:t>
      </w:r>
    </w:p>
    <w:p>
      <w:pPr>
        <w:ind w:firstLine="432"/>
      </w:pPr>
      <w:r>
        <w:rPr/>
        <w:t>Smoke rose from the cannery chimney even though the cannery had been shut for nine years. He said it the way people say the weather is turning -- as if it were a fact that could not be helped. “You’re late,” said Old Fenwick, though nobody had told her when to expect anyone. Rain began, thin and sideways, the kind that finds the gap in every collar. Smoke rose from the cannery chimney even though the cannery had been shut for nine years.</w:t>
      </w:r>
    </w:p>
    <w:p>
      <w:pPr>
        <w:ind w:firstLine="432"/>
      </w:pPr>
      <w:r>
        <w:rPr/>
        <w:t>Tobias counted the boats again. Eleven. There should have been twelve. “You’re late,” said Old Fenwick, though nobody had told her when to expect anyone. The wind came off the water smelling of rope and iron, and Ida let it push the hair back from her face. The kettle ticked as it cooled. Somewhere below, a door opened and did not close. Nobody in Hollow Reach said the word aloud, but everyone had been thinking it since the bell stopped ringing. "I know what I saw," Maren said. "I'm not asking you to believe it. I'm asking you to come."</w:t>
      </w:r>
    </w:p>
    <w:p>
      <w:r>
        <w:rPr/>
        <w:tab/>
        <w:t>The kettle ticked as it cooled. Somewhere below, a door opened and did not close. Rain began, thin and sideways, the kind that finds the gap in every collar. Smoke rose from the cannery chimney even though the cannery had been shut for nine years.</w:t>
      </w:r>
    </w:p>
    <w:p>
      <w:r>
        <w:rPr/>
        <w:t xml:space="preserve">     Ida wrote the date on her wrist in ink, because paper in this town had a habit of going missing. Rain began, thin and sideways, the kind that finds the gap in every collar. There was a ledger on the table, its pages swollen with damp, and the last entry was written in a hand that shook. The kettle ticked as it cooled. Somewhere below, a door opened and did not close.</w:t>
      </w:r>
    </w:p>
    <w:p>
      <w:r>
        <w:rPr>
          <w:rFonts w:ascii="Georgia" w:hAnsi="Georgia"/>
        </w:rPr>
        <w:t>The wind came off the water smelling of rope and iron, and Tobias let it push the hair back from her face. "I know what I saw," Old Fenwick said. "I'm not asking you to believe it. I'm asking you to come." He said it the way people say the weather is turning -- as if it were a fact that could not be helped. "I know what I saw," Tobias said. "I'm not asking you to believe it. I'm asking you to come." Rain began, thin and sideways, the kind that finds the gap in every collar.</w:t>
      </w:r>
    </w:p>
    <w:p>
      <w:pPr>
        <w:jc w:val="center"/>
      </w:pPr>
      <w:r>
        <w:rPr/>
        <w:t>❦</w:t>
      </w:r>
    </w:p>
    <w:p>
      <w:r>
        <w:rPr/>
        <w:tab/>
        <w:t>Smoke rose from the cannery chimney even though the cannery had been shut for nine years. The lamp at the ferry landing burned blue for a moment—only a moment—and then remembered itself. The wind came off the water smelling of rope and iron, and Maren let it push the hair back from her face.</w:t>
      </w:r>
    </w:p>
    <w:p>
      <w:r>
        <w:rPr/>
        <w:t xml:space="preserve">     It was the sort of silence that has edges, and she walked carefully around it. "I know what I saw," Maren said. "I'm not asking you to believe it. I'm asking you to come." Gulls argued over something pale at the edge of the salt marsh, and she decided not to look closer.</w:t>
      </w:r>
    </w:p>
    <w:p>
      <w:r>
        <w:rPr>
          <w:rFonts w:ascii="Times New Roman" w:hAnsi="Times New Roman"/>
        </w:rPr>
        <w:t>“You’re late,” said Maren, though nobody had told her when to expect anyone. Ida wrote the date on her wrist in ink, because paper in this town had a habit of going missing. She remembered her mother's hands folding nets, the quick knots, the way the twine bit and was forgiven.</w:t>
      </w:r>
    </w:p>
    <w:p>
      <w:r>
        <w:rPr/>
        <w:t xml:space="preserve">Old Fenwick counted the boats again. </w:t>
      </w:r>
      <w:r>
        <w:rPr>
          <w:i/>
        </w:rPr>
        <w:t>Don’t turn around, she told herself. Not yet.</w:t>
      </w:r>
      <w:r>
        <w:t xml:space="preserve"> Gulls argued over something pale at the edge of the orchard wall, and she decided not to look closer. The wind came off the water smelling of rope and iron, and Cass let it push the hair back from her face.</w:t>
      </w:r>
    </w:p>
    <w:p>
      <w:r>
        <w:rPr/>
        <w:t>The kettle ticked as it cooled. Somewhere below, a door opened and did not close. Gulls argued over something pale at the edge of the lighthouse stair, and she decided not to look closer.</w:t>
      </w:r>
      <w:r>
        <w:br/>
      </w:r>
      <w:r>
        <w:t>Old Fenwick walked to the cannery loft before the light had properly decided to arrive. The map was wrong in three places, and each wrong place was marked with a small, careful star.</w:t>
      </w:r>
    </w:p>
    <w:p>
      <w:pPr>
        <w:ind w:firstLine="432"/>
      </w:pPr>
      <w:r>
        <w:rPr/>
        <w:t>Nobody in Hollow Reach said the word aloud, but everyone had been thinking it since the bell stopped ringing. He said it the way people say the weather is turning -- as if it were a fact that could not be helped. The map was wrong in three places, and each wrong place was marked with a small, careful star.</w:t>
      </w:r>
    </w:p>
    <w:p>
      <w:pPr>
        <w:ind w:firstLine="432"/>
      </w:pPr>
      <w:r>
        <w:rPr/>
        <w:t>“You’re late,” said Maren, though nobody had told her when to expect anyone. The kettle ticked as it cooled. Somewhere below, a door opened and did not close. Gulls argued over something pale at the edge of the lighthouse stair, and she decided not to look closer.</w:t>
      </w:r>
    </w:p>
    <w:p>
      <w:r>
        <w:rPr/>
        <w:tab/>
        <w:t>By noon the tide had gone so far out that the old pilings stood up like the ribs of something sleeping. Ida walked to the cannery loft before the light had properly decided to arrive. It was the sort of silence that has edges, and she walked carefully around it.</w:t>
      </w:r>
    </w:p>
    <w:p>
      <w:r>
        <w:rPr/>
        <w:t xml:space="preserve">     Cass counted the boats again. Eleven. There should have been twelve. Gulls argued over something pale at the edge of the lighthouse stair, and she decided not to look closer. Tobias counted the boats again. Eleven. There should have been twelve. He said it the way people say the weather is turning -- as if it were a fact that could not be helped.</w:t>
      </w:r>
    </w:p>
    <w:p>
      <w:r>
        <w:rPr>
          <w:rFonts w:ascii="Times New Roman" w:hAnsi="Times New Roman"/>
        </w:rPr>
        <w:t>Old Fenwick walked to the ferry landing before the light had properly decided to arrive. Cass wrote the date on her wrist in ink, because paper in this town had a habit of going missing. Nobody in Hollow Reach said the word aloud, but everyone had been thinking it since the bell stopped ringing.</w:t>
      </w:r>
    </w:p>
    <w:p>
      <w:r>
        <w:rPr/>
        <w:t xml:space="preserve">The wind came off the water smelling of rope and iron, and Ida let it push the hair back from her face. </w:t>
      </w:r>
      <w:r>
        <w:rPr>
          <w:i/>
        </w:rPr>
        <w:t>Don’t turn around, she told herself. Not yet.</w:t>
      </w:r>
      <w:r>
        <w:t xml:space="preserve"> Rain began, thin and sideways, the kind that finds the gap in every collar. By noon the tide had gone so far out that the old pilings stood up like the ribs of something sleeping.</w:t>
      </w:r>
    </w:p>
    <w:p>
      <w:r>
        <w:rPr/>
        <w:t>The lamp at the cannery loft burned blue for a moment—only a moment—and then remembered itself. The lamp at the salt marsh burned blue for a moment—only a moment—and then remembered itself.</w:t>
      </w:r>
      <w:r>
        <w:br/>
      </w:r>
      <w:r>
        <w:t>“You’re late,” said Cass, though nobody had told her when to expect anyone. Rain began, thin and sideways, the kind that finds the gap in every collar.</w:t>
      </w:r>
    </w:p>
    <w:p>
      <w:r>
        <w:br w:type="page"/>
      </w:r>
    </w:p>
    <w:p>
      <w:pPr>
        <w:jc w:val="center"/>
      </w:pPr>
      <w:r>
        <w:rPr>
          <w:rFonts w:ascii="Georgia" w:hAnsi="Georgia"/>
          <w:sz w:val="32"/>
        </w:rPr>
        <w:t>CHAPTER TEN</w:t>
      </w:r>
    </w:p>
    <w:p/>
    <w:p/>
    <w:p>
      <w:r>
        <w:rPr/>
        <w:tab/>
        <w:t>Old Fenwick wrote the date on her wrist in ink, because paper in this town had a habit of going missing. Rain began, thin and sideways, the kind that finds the gap in every collar. “You’re late,” said Cass, though nobody had told her when to expect anyone.</w:t>
      </w:r>
    </w:p>
    <w:p>
      <w:r>
        <w:rPr/>
        <w:t xml:space="preserve">     "I know what I saw," Old Fenwick said. "I'm not asking you to believe it. I'm asking you to come." The wind came off the water smelling of rope and iron, and Ida let it push the hair back from her face. Nobody in Hollow Reach said the word aloud, but everyone had been thinking it since the bell stopped ringing.</w:t>
      </w:r>
    </w:p>
    <w:p>
      <w:r>
        <w:rPr>
          <w:rFonts w:ascii="Calibri" w:hAnsi="Calibri"/>
        </w:rPr>
        <w:t>It was the sort of silence that has edges, and she walked carefully around it. There was a ledger on the table, its pages swollen with damp, and the last entry was written in a hand that shook. The wind came off the water smelling of rope and iron, and Old Fenwick let it push the hair back from her face. The lamp at the lighthouse stair burned blue for a moment—only a moment—and then remembered itself. Ida counted the boats again. Eleven. There should have been twelve. He said it the way people say the weather is turning -- as if it were a fact that could not be helped.</w:t>
      </w:r>
    </w:p>
    <w:p>
      <w:r>
        <w:rPr/>
        <w:t xml:space="preserve">Ida wrote the date on her wrist in ink, because paper in this town had a habit of going missing. </w:t>
      </w:r>
      <w:r>
        <w:rPr>
          <w:i/>
        </w:rPr>
        <w:t>Don’t turn around, she told herself. Not yet.</w:t>
      </w:r>
      <w:r>
        <w:t xml:space="preserve"> She remembered her mother's hands folding nets, the quick knots, the way the twine bit and was forgiven. There was a ledger on the table, its pages swollen with damp, and the last entry was written in a hand that shook.</w:t>
      </w:r>
    </w:p>
    <w:p>
      <w:r>
        <w:rPr/>
        <w:t>"I know what I saw," Maren said. "I'm not asking you to believe it. I'm asking you to come." There was a ledger on the table, its pages swollen with damp, and the last entry was written in a hand that shook.</w:t>
      </w:r>
      <w:r>
        <w:br/>
      </w:r>
      <w:r>
        <w:t>By noon the tide had gone so far out that the old pilings stood up like the ribs of something sleeping. Cass counted the boats again. Eleven. There should have been twelve.</w:t>
      </w:r>
    </w:p>
    <w:p>
      <w:pPr>
        <w:ind w:firstLine="432"/>
      </w:pPr>
      <w:r>
        <w:rPr/>
        <w:t>The wind came off the water smelling of rope and iron, and Ida let it push the hair back from her face. Maren counted the boats again. Eleven. There should have been twelve. Tobias counted the boats again. Eleven. There should have been twelve. The map was wrong in three places, and each wrong place was marked with a small, careful star. Gulls argued over something pale at the edge of the tide pools, and she decided not to look closer. She remembered her mother's hands folding nets, the quick knots, the way the twine bit and was forgiven.</w:t>
      </w:r>
    </w:p>
    <w:p>
      <w:pPr>
        <w:ind w:firstLine="432"/>
      </w:pPr>
      <w:r>
        <w:rPr/>
        <w:t>It was the sort of silence that has edges, and she walked carefully around it. Nobody in Hollow Reach said the word aloud, but everyone had been thinking it since the bell stopped ringing. "I know what I saw," Ida said. "I'm not asking you to believe it. I'm asking you to come."</w:t>
      </w:r>
    </w:p>
    <w:p>
      <w:r>
        <w:rPr/>
        <w:tab/>
        <w:t>Maren wrote the date on her wrist in ink, because paper in this town had a habit of going missing. "I know what I saw," Tobias said. "I'm not asking you to believe it. I'm asking you to come." The map was wrong in three places, and each wrong place was marked with a small, careful star. Rain began, thin and sideways, the kind that finds the gap in every collar.</w:t>
      </w:r>
    </w:p>
    <w:p>
      <w:r>
        <w:rPr/>
        <w:t xml:space="preserve">     The wind came off the water smelling of rope and iron, and Cass let it push the hair back from her face. The lamp at the tide pools burned blue for a moment—only a moment—and then remembered itself. Gulls argued over something pale at the edge of the lighthouse stair, and she decided not to look closer. Tobias wrote the date on her wrist in ink, because paper in this town had a habit of going missing. “You’re late,” said Old Fenwick, though nobody had told her when to expect anyone.</w:t>
      </w:r>
    </w:p>
    <w:p>
      <w:r>
        <w:rPr/>
        <w:t>***</w:t>
      </w:r>
    </w:p>
    <w:p>
      <w:r>
        <w:rPr/>
        <w:tab/>
        <w:t>"I know what I saw," Old Fenwick said. "I'm not asking you to believe it. I'm asking you to come." The lamp at the lighthouse stair burned blue for a moment—only a moment—and then remembered itself. There was a ledger on the table, its pages swollen with damp, and the last entry was written in a hand that shook. By noon the tide had gone so far out that the old pilings stood up like the ribs of something sleeping. Gulls argued over something pale at the edge of the ferry landing, and she decided not to look closer.</w:t>
      </w:r>
    </w:p>
    <w:p>
      <w:r>
        <w:rPr/>
        <w:t xml:space="preserve">     She remembered her mother's hands folding nets, the quick knots, the way the twine bit and was forgiven. Smoke rose from the cannery chimney even though the cannery had been shut for nine years. She remembered her mother's hands folding nets, the quick knots, the way the twine bit and was forgiven. The lamp at the lighthouse stair burned blue for a moment—only a moment—and then remembered itself.</w:t>
      </w:r>
    </w:p>
    <w:p>
      <w:r>
        <w:rPr>
          <w:rFonts w:ascii="Calibri" w:hAnsi="Calibri"/>
        </w:rPr>
        <w:t>She remembered her mother's hands folding nets, the quick knots, the way the twine bit and was forgiven. The wind came off the water smelling of rope and iron, and Cass let it push the hair back from her face. Rain began, thin and sideways, the kind that finds the gap in every collar.</w:t>
      </w:r>
    </w:p>
    <w:p>
      <w:r>
        <w:rPr/>
        <w:t xml:space="preserve">He said it the way people say the weather is turning -- as if it were a fact that could not be helped. </w:t>
      </w:r>
      <w:r>
        <w:rPr>
          <w:i/>
        </w:rPr>
        <w:t>Don’t turn around, she told herself. Not yet.</w:t>
      </w:r>
      <w:r>
        <w:t xml:space="preserve"> “You’re late,” said Old Fenwick, though nobody had told her when to expect anyone. Ida wrote the date on her wrist in ink, because paper in this town had a habit of going missing.</w:t>
      </w:r>
    </w:p>
    <w:p>
      <w:r>
        <w:rPr/>
        <w:t>Nobody in Hollow Reach said the word aloud, but everyone had been thinking it since the bell stopped ringing. He said it the way people say the weather is turning -- as if it were a fact that could not be helped.</w:t>
      </w:r>
      <w:r>
        <w:br/>
      </w:r>
      <w:r>
        <w:t>The lamp at the orchard wall burned blue for a moment—only a moment—and then remembered itself. She remembered her mother's hands folding nets, the quick knots, the way the twine bit and was forgiven.</w:t>
      </w:r>
    </w:p>
    <w:p>
      <w:pPr>
        <w:ind w:firstLine="432"/>
      </w:pPr>
      <w:r>
        <w:rPr/>
        <w:t>He said it the way people say the weather is turning -- as if it were a fact that could not be helped. Rain began, thin and sideways, the kind that finds the gap in every collar. The lamp at the salt marsh burned blue for a moment—only a moment—and then remembered itself. The lamp at the lighthouse stair burned blue for a moment—only a moment—and then remembered itself.</w:t>
      </w:r>
    </w:p>
    <w:p>
      <w:pPr>
        <w:ind w:firstLine="432"/>
      </w:pPr>
      <w:r>
        <w:rPr/>
        <w:t>The map was wrong in three places, and each wrong place was marked with a small, careful star. The kettle ticked as it cooled. Somewhere below, a door opened and did not close. There was a ledger on the table, its pages swollen with damp, and the last entry was written in a hand that shook.</w:t>
      </w:r>
    </w:p>
    <w:p>
      <w:r>
        <w:rPr/>
        <w:tab/>
        <w:t>"I know what I saw," Maren said. "I'm not asking you to believe it. I'm asking you to come." The map was wrong in three places, and each wrong place was marked with a small, careful star. “You’re late,” said Tobias, though nobody had told her when to expect anyone.</w:t>
      </w:r>
    </w:p>
    <w:p>
      <w:r>
        <w:rPr/>
        <w:t xml:space="preserve">     Old Fenwick counted the boats again. Eleven. There should have been twelve. The map was wrong in three places, and each wrong place was marked with a small, careful star. Smoke rose from the cannery chimney even though the cannery had been shut for nine years. The wind came off the water smelling of rope and iron, and Cass let it push the hair back from her face. There was a ledger on the table, its pages swollen with damp, and the last entry was written in a hand that shook. Rain began, thin and sideways, the kind that finds the gap in every collar.</w:t>
      </w:r>
    </w:p>
    <w:p>
      <w:pPr>
        <w:jc w:val="center"/>
      </w:pPr>
      <w:r>
        <w:rPr/>
        <w:t>#</w:t>
      </w:r>
    </w:p>
    <w:p>
      <w:r>
        <w:rPr/>
        <w:tab/>
        <w:t>Smoke rose from the cannery chimney even though the cannery had been shut for nine years. Smoke rose from the cannery chimney even though the cannery had been shut for nine years. Gulls argued over something pale at the edge of the orchard wall, and she decided not to look closer. She remembered her mother's hands folding nets, the quick knots, the way the twine bit and was forgiven.</w:t>
      </w:r>
    </w:p>
    <w:p>
      <w:r>
        <w:rPr/>
        <w:t xml:space="preserve">     She remembered her mother's hands folding nets, the quick knots, the way the twine bit and was forgiven. There was a ledger on the table, its pages swollen with damp, and the last entry was written in a hand that shook. The map was wrong in three places, and each wrong place was marked with a small, careful star.</w:t>
      </w:r>
    </w:p>
    <w:p>
      <w:r>
        <w:rPr>
          <w:rFonts w:ascii="Georgia" w:hAnsi="Georgia"/>
        </w:rPr>
        <w:t>The wind came off the water smelling of rope and iron, and Ida let it push the hair back from her face. “You’re late,” said Ida, though nobody had told her when to expect anyone. Cass wrote the date on her wrist in ink, because paper in this town had a habit of going missing. It was the sort of silence that has edges, and she walked carefully around it.</w:t>
      </w:r>
    </w:p>
    <w:p>
      <w:r>
        <w:rPr/>
        <w:t xml:space="preserve">The kettle ticked as it cooled. </w:t>
      </w:r>
      <w:r>
        <w:rPr>
          <w:i/>
        </w:rPr>
        <w:t>Don’t turn around, she told herself. Not yet.</w:t>
      </w:r>
      <w:r>
        <w:t xml:space="preserve"> Smoke rose from the cannery chimney even though the cannery had been shut for nine years. Cass walked to the tide pools before the light had properly decided to arrive.</w:t>
      </w:r>
    </w:p>
    <w:p>
      <w:r>
        <w:rPr/>
        <w:t>"I know what I saw," Tobias said. "I'm not asking you to believe it. I'm asking you to come." “You’re late,” said Ida, though nobody had told her when to expect anyone.</w:t>
      </w:r>
      <w:r>
        <w:br/>
      </w:r>
      <w:r>
        <w:t>There was a ledger on the table, its pages swollen with damp, and the last entry was written in a hand that shook. Gulls argued over something pale at the edge of the cannery loft, and she decided not to look closer.</w:t>
      </w:r>
    </w:p>
    <w:p>
      <w:pPr>
        <w:ind w:firstLine="432"/>
      </w:pPr>
      <w:r>
        <w:rPr/>
        <w:t>By noon the tide had gone so far out that the old pilings stood up like the ribs of something sleeping. There was a ledger on the table, its pages swollen with damp, and the last entry was written in a hand that shook. Old Fenwick wrote the date on her wrist in ink, because paper in this town had a habit of going missing.</w:t>
      </w:r>
    </w:p>
    <w:p>
      <w:pPr>
        <w:ind w:firstLine="432"/>
      </w:pPr>
      <w:r>
        <w:rPr/>
        <w:t>“You’re late,” said Old Fenwick, though nobody had told her when to expect anyone. There was a ledger on the table, its pages swollen with damp, and the last entry was written in a hand that shook. She remembered her mother's hands folding nets, the quick knots, the way the twine bit and was forgiven. The kettle ticked as it cooled. Somewhere below, a door opened and did not close. Tobias walked to the tide pools before the light had properly decided to arrive.</w:t>
      </w:r>
    </w:p>
    <w:p>
      <w:r>
        <w:rPr/>
        <w:tab/>
        <w:t>The map was wrong in three places, and each wrong place was marked with a small, careful star. The lamp at the cannery loft burned blue for a moment—only a moment—and then remembered itself. Tobias counted the boats again. Eleven. There should have been twelve. There was a ledger on the table, its pages swollen with damp, and the last entry was written in a hand that shook. Smoke rose from the cannery chimney even though the cannery had been shut for nine years.</w:t>
      </w:r>
    </w:p>
    <w:p>
      <w:r>
        <w:rPr/>
        <w:t xml:space="preserve">     Nobody in Hollow Reach said the word aloud, but everyone had been thinking it since the bell stopped ringing. The kettle ticked as it cooled. Somewhere below, a door opened and did not close. Nobody in Hollow Reach said the word aloud, but everyone had been thinking it since the bell stopped ringing.</w:t>
      </w:r>
    </w:p>
    <w:p>
      <w:r>
        <w:rPr>
          <w:rFonts w:ascii="Georgia" w:hAnsi="Georgia"/>
        </w:rPr>
        <w:t>Tobias wrote the date on her wrist in ink, because paper in this town had a habit of going missing. He said it the way people say the weather is turning -- as if it were a fact that could not be helped. The lamp at the ferry landing burned blue for a moment—only a moment—and then remembered itself. Tobias counted the boats again. Eleven. There should have been twelve. By noon the tide had gone so far out that the old pilings stood up like the ribs of something sleeping. By noon the tide had gone so far out that the old pilings stood up like the ribs of something sleeping.</w:t>
      </w:r>
    </w:p>
    <w:p>
      <w:r>
        <w:br w:type="page"/>
      </w:r>
    </w:p>
    <w:p>
      <w:pPr>
        <w:jc w:val="center"/>
      </w:pPr>
      <w:r>
        <w:rPr>
          <w:b/>
          <w:sz w:val="36"/>
        </w:rPr>
        <w:t>Chapter 11</w:t>
      </w:r>
    </w:p>
    <w:p/>
    <w:p/>
    <w:p>
      <w:r>
        <w:rPr/>
        <w:tab/>
        <w:t>The lamp at the tide pools burned blue for a moment—only a moment—and then remembered itself. Old Fenwick wrote the date on her wrist in ink, because paper in this town had a habit of going missing. Maren counted the boats again. Eleven. There should have been twelve. The lamp at the tide pools burned blue for a moment—only a moment—and then remembered itself.</w:t>
      </w:r>
    </w:p>
    <w:p>
      <w:r>
        <w:rPr/>
        <w:t xml:space="preserve">     He said it the way people say the weather is turning -- as if it were a fact that could not be helped. He said it the way people say the weather is turning -- as if it were a fact that could not be helped. There was a ledger on the table, its pages swollen with damp, and the last entry was written in a hand that shook. The wind came off the water smelling of rope and iron, and Old Fenwick let it push the hair back from her face.</w:t>
      </w:r>
    </w:p>
    <w:p>
      <w:r>
        <w:rPr>
          <w:rFonts w:ascii="Georgia" w:hAnsi="Georgia"/>
        </w:rPr>
        <w:t>He said it the way people say the weather is turning -- as if it were a fact that could not be helped. The wind came off the water smelling of rope and iron, and Cass let it push the hair back from her face. It was the sort of silence that has edges, and she walked carefully around it. Old Fenwick counted the boats again. Eleven. There should have been twelve. Maren wrote the date on her wrist in ink, because paper in this town had a habit of going missing. There was a ledger on the table, its pages swollen with damp, and the last entry was written in a hand that shook.</w:t>
      </w:r>
    </w:p>
    <w:p>
      <w:r>
        <w:rPr/>
        <w:t xml:space="preserve">The map was wrong in three places, and each wrong place was marked with a small, careful star. </w:t>
      </w:r>
      <w:r>
        <w:rPr>
          <w:i/>
        </w:rPr>
        <w:t>Don’t turn around, she told herself. Not yet.</w:t>
      </w:r>
      <w:r>
        <w:t xml:space="preserve"> Smoke rose from the cannery chimney even though the cannery had been shut for nine years. The wind came off the water smelling of rope and iron, and Cass let it push the hair back from her face.</w:t>
      </w:r>
    </w:p>
    <w:p>
      <w:r>
        <w:rPr/>
        <w:t>It was the sort of silence that has edges, and she walked carefully around it. Nobody in Hollow Reach said the word aloud, but everyone had been thinking it since the bell stopped ringing.</w:t>
      </w:r>
      <w:r>
        <w:br/>
      </w:r>
      <w:r>
        <w:t>"I know what I saw," Maren said. "I'm not asking you to believe it. I'm asking you to come." He said it the way people say the weather is turning -- as if it were a fact that could not be helped.</w:t>
      </w:r>
    </w:p>
    <w:p>
      <w:pPr>
        <w:ind w:firstLine="432"/>
      </w:pPr>
      <w:r>
        <w:rPr/>
        <w:t>She remembered her mother's hands folding nets, the quick knots, the way the twine bit and was forgiven. Rain began, thin and sideways, the kind that finds the gap in every collar. “You’re late,” said Tobias, though nobody had told her when to expect anyone. Nobody in Hollow Reach said the word aloud, but everyone had been thinking it since the bell stopped ringing. There was a ledger on the table, its pages swollen with damp, and the last entry was written in a hand that shook.</w:t>
      </w:r>
    </w:p>
    <w:p>
      <w:pPr>
        <w:ind w:firstLine="432"/>
      </w:pPr>
      <w:r>
        <w:rPr/>
        <w:t>By noon the tide had gone so far out that the old pilings stood up like the ribs of something sleeping. The kettle ticked as it cooled. Somewhere below, a door opened and did not close. The wind came off the water smelling of rope and iron, and Maren let it push the hair back from her face. Old Fenwick counted the boats again. Eleven. There should have been twelve. Gulls argued over something pale at the edge of the lighthouse stair, and she decided not to look closer. By noon the tide had gone so far out that the old pilings stood up like the ribs of something sleeping.</w:t>
      </w:r>
    </w:p>
    <w:p>
      <w:r>
        <w:rPr/>
        <w:tab/>
        <w:t>She remembered her mother's hands folding nets, the quick knots, the way the twine bit and was forgiven. Ida walked to the cannery loft before the light had properly decided to arrive. There was a ledger on the table, its pages swollen with damp, and the last entry was written in a hand that shook. Gulls argued over something pale at the edge of the orchard wall, and she decided not to look closer.</w:t>
      </w:r>
    </w:p>
    <w:p>
      <w:r>
        <w:rPr/>
        <w:t xml:space="preserve">     She remembered her mother's hands folding nets, the quick knots, the way the twine bit and was forgiven. It was the sort of silence that has edges, and she walked carefully around it. “You’re late,” said Tobias, though nobody had told her when to expect anyone. "I know what I saw," Ida said. "I'm not asking you to believe it. I'm asking you to come." He said it the way people say the weather is turning -- as if it were a fact that could not be helped.</w:t>
      </w:r>
    </w:p>
    <w:p>
      <w:r>
        <w:rPr>
          <w:rFonts w:ascii="Georgia" w:hAnsi="Georgia"/>
        </w:rPr>
        <w:t>There was a ledger on the table, its pages swollen with damp, and the last entry was written in a hand that shook. It was the sort of silence that has edges, and she walked carefully around it. Nobody in Hollow Reach said the word aloud, but everyone had been thinking it since the bell stopped ringing. By noon the tide had gone so far out that the old pilings stood up like the ribs of something sleeping.</w:t>
      </w:r>
    </w:p>
    <w:p>
      <w:r>
        <w:rPr/>
        <w:t xml:space="preserve">Smoke rose from the cannery chimney even though the cannery had been shut for nine years. </w:t>
      </w:r>
      <w:r>
        <w:rPr>
          <w:i/>
        </w:rPr>
        <w:t>Don’t turn around, she told herself. Not yet.</w:t>
      </w:r>
      <w:r>
        <w:t xml:space="preserve"> Ida walked to the cannery loft before the light had properly decided to arrive. There was a ledger on the table, its pages swollen with damp, and the last entry was written in a hand that shook.</w:t>
      </w:r>
    </w:p>
    <w:p>
      <w:r>
        <w:rPr/>
        <w:t>Nobody in Hollow Reach said the word aloud, but everyone had been thinking it since the bell stopped ringing. Nobody in Hollow Reach said the word aloud, but everyone had been thinking it since the bell stopped ringing.</w:t>
      </w:r>
      <w:r>
        <w:br/>
      </w:r>
      <w:r>
        <w:t>Nobody in Hollow Reach said the word aloud, but everyone had been thinking it since the bell stopped ringing. Cass counted the boats again. Eleven. There should have been twelve.</w:t>
      </w:r>
    </w:p>
    <w:p>
      <w:pPr>
        <w:jc w:val="center"/>
      </w:pPr>
      <w:r>
        <w:rPr/>
        <w:t>* * *</w:t>
      </w:r>
    </w:p>
    <w:p>
      <w:r>
        <w:rPr/>
        <w:tab/>
        <w:t>By noon the tide had gone so far out that the old pilings stood up like the ribs of something sleeping. She remembered her mother's hands folding nets, the quick knots, the way the twine bit and was forgiven. It was the sort of silence that has edges, and she walked carefully around it. There was a ledger on the table, its pages swollen with damp, and the last entry was written in a hand that shook. “You’re late,” said Tobias, though nobody had told her when to expect anyone.</w:t>
      </w:r>
    </w:p>
    <w:p>
      <w:r>
        <w:rPr/>
        <w:t xml:space="preserve">     He said it the way people say the weather is turning -- as if it were a fact that could not be helped. "I know what I saw," Ida said. "I'm not asking you to believe it. I'm asking you to come." Tobias walked to the ferry landing before the light had properly decided to arrive. Nobody in Hollow Reach said the word aloud, but everyone had been thinking it since the bell stopped ringing. Rain began, thin and sideways, the kind that finds the gap in every collar. The wind came off the water smelling of rope and iron, and Tobias let it push the hair back from her face.</w:t>
      </w:r>
    </w:p>
    <w:p>
      <w:r>
        <w:rPr>
          <w:rFonts w:ascii="Calibri" w:hAnsi="Calibri"/>
        </w:rPr>
        <w:t>The wind came off the water smelling of rope and iron, and Old Fenwick let it push the hair back from her face. Nobody in Hollow Reach said the word aloud, but everyone had been thinking it since the bell stopped ringing. He said it the way people say the weather is turning -- as if it were a fact that could not be helped.</w:t>
      </w:r>
    </w:p>
    <w:p>
      <w:r>
        <w:rPr/>
        <w:t xml:space="preserve">She remembered her mother's hands folding nets, the quick knots, the way the twine bit and was forgiven. </w:t>
      </w:r>
      <w:r>
        <w:rPr>
          <w:i/>
        </w:rPr>
        <w:t>Don’t turn around, she told herself. Not yet.</w:t>
      </w:r>
      <w:r>
        <w:t xml:space="preserve"> She remembered her mother's hands folding nets, the quick knots, the way the twine bit and was forgiven. Gulls argued over something pale at the edge of the tide pools, and she decided not to look closer.</w:t>
      </w:r>
    </w:p>
    <w:p>
      <w:r>
        <w:rPr/>
        <w:t>"I know what I saw," Tobias said. "I'm not asking you to believe it. I'm asking you to come." Ida wrote the date on her wrist in ink, because paper in this town had a habit of going missing.</w:t>
      </w:r>
      <w:r>
        <w:br/>
      </w:r>
      <w:r>
        <w:t>The wind came off the water smelling of rope and iron, and Maren let it push the hair back from her face. The lamp at the salt marsh burned blue for a moment—only a moment—and then remembered itself.</w:t>
      </w:r>
    </w:p>
    <w:p>
      <w:pPr>
        <w:ind w:firstLine="432"/>
      </w:pPr>
      <w:r>
        <w:rPr/>
        <w:t>Old Fenwick walked to the cannery loft before the light had properly decided to arrive. Maren wrote the date on her wrist in ink, because paper in this town had a habit of going missing. By noon the tide had gone so far out that the old pilings stood up like the ribs of something sleeping. Maren wrote the date on her wrist in ink, because paper in this town had a habit of going missing. There was a ledger on the table, its pages swollen with damp, and the last entry was written in a hand that shook.</w:t>
      </w:r>
    </w:p>
    <w:p>
      <w:pPr>
        <w:ind w:firstLine="432"/>
      </w:pPr>
      <w:r>
        <w:rPr/>
        <w:t>He said it the way people say the weather is turning -- as if it were a fact that could not be helped. The wind came off the water smelling of rope and iron, and Maren let it push the hair back from her face. Nobody in Hollow Reach said the word aloud, but everyone had been thinking it since the bell stopped ringing. By noon the tide had gone so far out that the old pilings stood up like the ribs of something sleeping.</w:t>
      </w:r>
    </w:p>
    <w:p>
      <w:r>
        <w:rPr/>
        <w:tab/>
        <w:t>Smoke rose from the cannery chimney even though the cannery had been shut for nine years. The map was wrong in three places, and each wrong place was marked with a small, careful star. The kettle ticked as it cooled. Somewhere below, a door opened and did not close. The lamp at the ferry landing burned blue for a moment—only a moment—and then remembered itself. It was the sort of silence that has edges, and she walked carefully around it.</w:t>
      </w:r>
    </w:p>
    <w:p>
      <w:r>
        <w:rPr/>
        <w:t xml:space="preserve">     The map was wrong in three places, and each wrong place was marked with a small, careful star. “You’re late,” said Tobias, though nobody had told her when to expect anyone. Nobody in Hollow Reach said the word aloud, but everyone had been thinking it since the bell stopped ringing. By noon the tide had gone so far out that the old pilings stood up like the ribs of something sleeping.</w:t>
      </w:r>
    </w:p>
    <w:p>
      <w:r>
        <w:rPr>
          <w:rFonts w:ascii="Calibri" w:hAnsi="Calibri"/>
        </w:rPr>
        <w:t>Nobody in Hollow Reach said the word aloud, but everyone had been thinking it since the bell stopped ringing. “You’re late,” said Maren, though nobody had told her when to expect anyone. She remembered her mother's hands folding nets, the quick knots, the way the twine bit and was forgiven. There was a ledger on the table, its pages swollen with damp, and the last entry was written in a hand that shook.</w:t>
      </w:r>
    </w:p>
    <w:p>
      <w:r>
        <w:rPr/>
        <w:t xml:space="preserve">The map was wrong in three places, and each wrong place was marked with a small, careful star. </w:t>
      </w:r>
      <w:r>
        <w:rPr>
          <w:i/>
        </w:rPr>
        <w:t>Don’t turn around, she told herself. Not yet.</w:t>
      </w:r>
      <w:r>
        <w:t xml:space="preserve"> Ida counted the boats again. Eleven. There should have been twelve. The lamp at the tide pools burned blue for a moment—only a moment—and then remembered itself.</w:t>
      </w:r>
    </w:p>
    <w:p>
      <w:r>
        <w:rPr/>
        <w:t>The kettle ticked as it cooled. Somewhere below, a door opened and did not close. By noon the tide had gone so far out that the old pilings stood up like the ribs of something sleeping.</w:t>
      </w:r>
      <w:r>
        <w:br/>
      </w:r>
      <w:r>
        <w:t>Rain began, thin and sideways, the kind that finds the gap in every collar. The kettle ticked as it cooled. Somewhere below, a door opened and did not close.</w:t>
      </w:r>
    </w:p>
    <w:p>
      <w:r>
        <w:br w:type="page"/>
      </w:r>
    </w:p>
    <w:p>
      <w:pPr>
        <w:pStyle w:val="Heading1"/>
      </w:pPr>
      <w:r>
        <w:t>Chapter 12: Morning, Finally</w:t>
      </w:r>
    </w:p>
    <w:p/>
    <w:p/>
    <w:p>
      <w:r>
        <w:rPr/>
        <w:tab/>
        <w:t>"I know what I saw," Old Fenwick said. "I'm not asking you to believe it. I'm asking you to come." Nobody in Hollow Reach said the word aloud, but everyone had been thinking it since the bell stopped ringing. The map was wrong in three places, and each wrong place was marked with a small, careful star.</w:t>
      </w:r>
    </w:p>
    <w:p>
      <w:r>
        <w:rPr/>
        <w:t xml:space="preserve">     The kettle ticked as it cooled. Somewhere below, a door opened and did not close. The kettle ticked as it cooled. Somewhere below, a door opened and did not close. She remembered her mother's hands folding nets, the quick knots, the way the twine bit and was forgiven. The wind came off the water smelling of rope and iron, and Old Fenwick let it push the hair back from her face.</w:t>
      </w:r>
    </w:p>
    <w:p>
      <w:r>
        <w:rPr>
          <w:rFonts w:ascii="Georgia" w:hAnsi="Georgia"/>
        </w:rPr>
        <w:t>It was the sort of silence that has edges, and she walked carefully around it. "I know what I saw," Tobias said. "I'm not asking you to believe it. I'm asking you to come." Tobias walked to the orchard wall before the light had properly decided to arrive. She remembered her mother's hands folding nets, the quick knots, the way the twine bit and was forgiven. Cass wrote the date on her wrist in ink, because paper in this town had a habit of going missing.</w:t>
      </w:r>
    </w:p>
    <w:p>
      <w:r>
        <w:rPr/>
        <w:t xml:space="preserve">Ida counted the boats again. </w:t>
      </w:r>
      <w:r>
        <w:rPr>
          <w:i/>
        </w:rPr>
        <w:t>Don’t turn around, she told herself. Not yet.</w:t>
      </w:r>
      <w:r>
        <w:t xml:space="preserve"> Nobody in Hollow Reach said the word aloud, but everyone had been thinking it since the bell stopped ringing. It was the sort of silence that has edges, and she walked carefully around it.</w:t>
      </w:r>
    </w:p>
    <w:p>
      <w:r>
        <w:rPr/>
        <w:t>Gulls argued over something pale at the edge of the cannery loft, and she decided not to look closer. Nobody in Hollow Reach said the word aloud, but everyone had been thinking it since the bell stopped ringing.</w:t>
      </w:r>
      <w:r>
        <w:br/>
      </w:r>
      <w:r>
        <w:t>Rain began, thin and sideways, the kind that finds the gap in every collar. There was a ledger on the table, its pages swollen with damp, and the last entry was written in a hand that shook.</w:t>
      </w:r>
    </w:p>
    <w:p>
      <w:pPr>
        <w:ind w:firstLine="432"/>
      </w:pPr>
      <w:r>
        <w:rPr/>
        <w:t>The map was wrong in three places, and each wrong place was marked with a small, careful star. "I know what I saw," Cass said. "I'm not asking you to believe it. I'm asking you to come." The kettle ticked as it cooled. Somewhere below, a door opened and did not close. She remembered her mother's hands folding nets, the quick knots, the way the twine bit and was forgiven. Gulls argued over something pale at the edge of the tide pools, and she decided not to look closer. He said it the way people say the weather is turning -- as if it were a fact that could not be helped.</w:t>
      </w:r>
    </w:p>
    <w:p>
      <w:pPr>
        <w:ind w:firstLine="432"/>
      </w:pPr>
      <w:r>
        <w:rPr/>
        <w:t>Nobody in Hollow Reach said the word aloud, but everyone had been thinking it since the bell stopped ringing. Tobias wrote the date on her wrist in ink, because paper in this town had a habit of going missing. “You’re late,” said Maren, though nobody had told her when to expect anyone. Ida wrote the date on her wrist in ink, because paper in this town had a habit of going missing. Gulls argued over something pale at the edge of the lighthouse stair, and she decided not to look closer.</w:t>
      </w:r>
    </w:p>
    <w:p>
      <w:r>
        <w:rPr/>
        <w:tab/>
        <w:t>It was the sort of silence that has edges, and she walked carefully around it. Smoke rose from the cannery chimney even though the cannery had been shut for nine years. Tobias counted the boats again. Eleven. There should have been twelve. "I know what I saw," Old Fenwick said. "I'm not asking you to believe it. I'm asking you to come."</w:t>
      </w:r>
    </w:p>
    <w:p>
      <w:r>
        <w:rPr/>
        <w:t xml:space="preserve">     "I know what I saw," Tobias said. "I'm not asking you to believe it. I'm asking you to come." The kettle ticked as it cooled. Somewhere below, a door opened and did not close. The wind came off the water smelling of rope and iron, and Cass let it push the hair back from her face. The lamp at the cannery loft burned blue for a moment—only a moment—and then remembered itself. Nobody in Hollow Reach said the word aloud, but everyone had been thinking it since the bell stopped ringing. By noon the tide had gone so far out that the old pilings stood up like the ribs of something sleeping.</w:t>
      </w:r>
    </w:p>
    <w:p>
      <w:r>
        <w:rPr>
          <w:rFonts w:ascii="Times New Roman" w:hAnsi="Times New Roman"/>
        </w:rPr>
        <w:t>"I know what I saw," Old Fenwick said. "I'm not asking you to believe it. I'm asking you to come." Gulls argued over something pale at the edge of the tide pools, and she decided not to look closer. Tobias walked to the cannery loft before the light had properly decided to arrive. "I know what I saw," Maren said. "I'm not asking you to believe it. I'm asking you to come." Rain began, thin and sideways, the kind that finds the gap in every collar.</w:t>
      </w:r>
    </w:p>
    <w:p/>
    <w:p/>
    <w:p>
      <w:r>
        <w:rPr/>
        <w:tab/>
        <w:t>"I know what I saw," Ida said. "I'm not asking you to believe it. I'm asking you to come." She remembered her mother's hands folding nets, the quick knots, the way the twine bit and was forgiven. By noon the tide had gone so far out that the old pilings stood up like the ribs of something sleeping. The kettle ticked as it cooled. Somewhere below, a door opened and did not close.</w:t>
      </w:r>
    </w:p>
    <w:p>
      <w:r>
        <w:rPr/>
        <w:t xml:space="preserve">     Smoke rose from the cannery chimney even though the cannery had been shut for nine years. Nobody in Hollow Reach said the word aloud, but everyone had been thinking it since the bell stopped ringing. Nobody in Hollow Reach said the word aloud, but everyone had been thinking it since the bell stopped ringing. Gulls argued over something pale at the edge of the salt marsh, and she decided not to look closer. She remembered her mother's hands folding nets, the quick knots, the way the twine bit and was forgiven. Maren walked to the ferry landing before the light had properly decided to arrive.</w:t>
      </w:r>
    </w:p>
    <w:p>
      <w:r>
        <w:rPr>
          <w:rFonts w:ascii="Calibri" w:hAnsi="Calibri"/>
        </w:rPr>
        <w:t>The kettle ticked as it cooled. Somewhere below, a door opened and did not close. “You’re late,” said Maren, though nobody had told her when to expect anyone. "I know what I saw," Ida said. "I'm not asking you to believe it. I'm asking you to come."</w:t>
      </w:r>
    </w:p>
    <w:p>
      <w:r>
        <w:rPr/>
        <w:t xml:space="preserve">She remembered her mother's hands folding nets, the quick knots, the way the twine bit and was forgiven. </w:t>
      </w:r>
      <w:r>
        <w:rPr>
          <w:i/>
        </w:rPr>
        <w:t>Don’t turn around, she told herself. Not yet.</w:t>
      </w:r>
      <w:r>
        <w:t xml:space="preserve"> Smoke rose from the cannery chimney even though the cannery had been shut for nine years. It was the sort of silence that has edges, and she walked carefully around it.</w:t>
      </w:r>
    </w:p>
    <w:p>
      <w:r>
        <w:rPr/>
        <w:t>By noon the tide had gone so far out that the old pilings stood up like the ribs of something sleeping. Nobody in Hollow Reach said the word aloud, but everyone had been thinking it since the bell stopped ringing.</w:t>
      </w:r>
      <w:r>
        <w:br/>
      </w:r>
      <w:r>
        <w:t>It was the sort of silence that has edges, and she walked carefully around it. The kettle ticked as it cooled. Somewhere below, a door opened and did not close.</w:t>
      </w:r>
    </w:p>
    <w:p>
      <w:pPr>
        <w:ind w:firstLine="432"/>
      </w:pPr>
      <w:r>
        <w:rPr/>
        <w:t>By noon the tide had gone so far out that the old pilings stood up like the ribs of something sleeping. The map was wrong in three places, and each wrong place was marked with a small, careful star. Smoke rose from the cannery chimney even though the cannery had been shut for nine years.</w:t>
      </w:r>
    </w:p>
    <w:p>
      <w:pPr>
        <w:ind w:firstLine="432"/>
      </w:pPr>
      <w:r>
        <w:rPr/>
        <w:t>Tobias walked to the tide pools before the light had properly decided to arrive. Tobias walked to the orchard wall before the light had properly decided to arrive. Rain began, thin and sideways, the kind that finds the gap in every collar.</w:t>
      </w:r>
    </w:p>
    <w:p>
      <w:r>
        <w:rPr/>
        <w:tab/>
        <w:t>The kettle ticked as it cooled. Somewhere below, a door opened and did not close. Rain began, thin and sideways, the kind that finds the gap in every collar. Gulls argued over something pale at the edge of the salt marsh, and she decided not to look closer. By noon the tide had gone so far out that the old pilings stood up like the ribs of something sleeping. Rain began, thin and sideways, the kind that finds the gap in every collar. The map was wrong in three places, and each wrong place was marked with a small, careful star.</w:t>
      </w:r>
    </w:p>
    <w:p>
      <w:r>
        <w:rPr/>
        <w:t xml:space="preserve">     Nobody in Hollow Reach said the word aloud, but everyone had been thinking it since the bell stopped ringing. “You’re late,” said Cass, though nobody had told her when to expect anyone. Tobias counted the boats again. Eleven. There should have been twelve. He said it the way people say the weather is turning -- as if it were a fact that could not be helped. The kettle ticked as it cooled. Somewhere below, a door opened and did not close.</w:t>
      </w:r>
    </w:p>
    <w:p>
      <w:r>
        <w:rPr>
          <w:rFonts w:ascii="Calibri" w:hAnsi="Calibri"/>
        </w:rPr>
        <w:t>Cass wrote the date on her wrist in ink, because paper in this town had a habit of going missing. Nobody in Hollow Reach said the word aloud, but everyone had been thinking it since the bell stopped ringing. Nobody in Hollow Reach said the word aloud, but everyone had been thinking it since the bell stopped ringing. It was the sort of silence that has edges, and she walked carefully around it. She remembered her mother's hands folding nets, the quick knots, the way the twine bit and was forgiven.</w:t>
      </w:r>
    </w:p>
    <w:p>
      <w:pPr>
        <w:ind w:firstLine="432"/>
      </w:pPr>
      <w:r>
        <w:rPr/>
        <w:t>She unfolded the letter on the kitchen table.</w:t>
      </w:r>
    </w:p>
    <w:p>
      <w:pPr>
        <w:ind w:left="1440" w:right="1440"/>
      </w:pPr>
      <w:r>
        <w:rPr>
          <w:i/>
        </w:rPr>
        <w:t>Dear Maren, — If you are reading this, the bell has stopped and I was right about the boats. Do not trust the map. Trust the stars on it.</w:t>
      </w:r>
    </w:p>
    <w:p>
      <w:pPr>
        <w:pStyle w:val="Quote"/>
      </w:pPr>
      <w:r>
        <w:t>The sea keeps its own accounts, and it always collects.</w:t>
      </w:r>
    </w:p>
    <w:p>
      <w:r>
        <w:rPr/>
        <w:t>Later, her phone buzzed twice.</w:t>
      </w:r>
    </w:p>
    <w:p>
      <w:r>
        <w:rPr>
          <w:b/>
          <w:smallCaps/>
        </w:rPr>
        <w:t xml:space="preserve">CASS: </w:t>
      </w:r>
      <w:r>
        <w:t>you up?</w:t>
      </w:r>
    </w:p>
    <w:p>
      <w:r>
        <w:rPr>
          <w:b/>
          <w:smallCaps/>
        </w:rPr>
        <w:t xml:space="preserve">MAREN: </w:t>
      </w:r>
      <w:r>
        <w:t>Obviously. Lamp went blue again.</w:t>
      </w:r>
    </w:p>
    <w:p>
      <w:r>
        <w:rPr>
          <w:b/>
          <w:smallCaps/>
        </w:rPr>
        <w:t xml:space="preserve">CASS: </w:t>
      </w:r>
      <w:r>
        <w:t>on my way -- bring the ledger</w:t>
      </w:r>
    </w:p>
    <w:p>
      <w:r>
        <w:rPr>
          <w:b/>
          <w:smallCaps/>
        </w:rPr>
        <w:t xml:space="preserve">MAREN: </w:t>
      </w:r>
      <w:r>
        <w:t>Already in my coat 🕯</w:t>
      </w:r>
    </w:p>
    <w:p>
      <w:pPr>
        <w:ind w:firstLine="432"/>
      </w:pPr>
      <w:r>
        <w:rPr/>
        <w:t xml:space="preserve">She signed the reply with the old harbor mark, the one Fenwick called </w:t>
      </w:r>
      <w:r>
        <w:rPr>
          <w:smallCaps/>
        </w:rPr>
        <w:t>the keeper’s knot</w:t>
      </w:r>
      <w:r>
        <w:t xml:space="preserve">. It was </w:t>
      </w:r>
      <w:r>
        <w:rPr>
          <w:b/>
        </w:rPr>
        <w:t>not</w:t>
      </w:r>
      <w:r>
        <w:t xml:space="preserve"> a joke.</w:t>
      </w:r>
    </w:p>
    <w:p>
      <w:pPr>
        <w:ind w:firstLine="432"/>
      </w:pPr>
      <w:r>
        <w:rPr/>
        <w:t>The boats were counted at dawn by the harbormaster.</w:t>
      </w:r>
      <w:r>
        <w:rPr>
          <w:vertAlign w:val="superscript"/>
        </w:rPr>
        <w:footnoteReference w:id="1"/>
      </w:r>
      <w:ins w:id="901" w:author="Fixture Editor" w:date="2026-10-25T00:00:00Z">
        <w:r>
          <w:t xml:space="preserve"> Twice.</w:t>
        </w:r>
      </w:ins>
      <w:del w:id="902" w:author="Fixture Editor" w:date="2026-10-25T00:00:00Z">
        <w:r>
          <w:delText xml:space="preserve"> Once was never enough.</w:delText>
        </w:r>
      </w:del>
    </w:p>
    <w:p>
      <w:pPr>
        <w:ind w:firstLine="432"/>
      </w:pPr>
      <w:commentRangeStart w:id="0"/>
      <w:r>
        <w:rPr/>
        <w:t>Fenwick swore the lamp had been lit by no human hand.</w:t>
      </w:r>
      <w:commentRangeEnd w:id="0"/>
      <w:r>
        <w:rPr>
          <w:rStyle w:val="CommentReference"/>
        </w:rPr>
        <w:commentReference w:id="0"/>
      </w:r>
    </w:p>
    <w:p>
      <w:r>
        <w:br w:type="page"/>
      </w:r>
    </w:p>
    <w:p>
      <w:pPr>
        <w:pStyle w:val="Heading1"/>
      </w:pPr>
      <w:r>
        <w:t>Acknowledgments</w:t>
      </w:r>
    </w:p>
    <w:p>
      <w:r>
        <w:rPr/>
        <w:t>“You’re late,” said Old Fenwick, though nobody had told her when to expect anyone. It was the sort of silence that has edges, and she walked carefully around it. By noon the tide had gone so far out that the old pilings stood up like the ribs of something sleeping. The wind came off the water smelling of rope and iron, and Maren let it push the hair back from her face.</w:t>
      </w:r>
    </w:p>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xture Editor" w:initials="FE" w:date="2026-10-26T01:34:52Z">
    <w:p>
      <w:pPr>
        <w:pStyle w:val="CommentText"/>
      </w:pPr>
      <w:r>
        <w:rPr>
          <w:rStyle w:val="CommentReference"/>
        </w:rPr>
        <w:annotationRef/>
      </w:r>
      <w:r>
        <w:t>Is this too on-the-nose? Consider cutting.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vertAlign w:val="superscript"/>
        </w:rPr>
        <w:footnoteRef/>
      </w:r>
      <w:r>
        <w:t xml:space="preserve"> The Reach Light was decommissioned in the spring of the drowned year, though no record says who signed the order.</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THE LANTERNS OF HOLLOW REACH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footer" Target="footer1.xml"/><Relationship Id="rId11" Type="http://schemas.openxmlformats.org/officeDocument/2006/relationships/header" Target="header1.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